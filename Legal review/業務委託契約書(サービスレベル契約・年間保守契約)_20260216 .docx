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C909" w14:textId="77777777" w:rsidR="006556A5" w:rsidRPr="006556A5" w:rsidRDefault="006556A5" w:rsidP="006556A5">
      <w:pPr>
        <w:pStyle w:val="NoSpacing"/>
        <w:jc w:val="center"/>
        <w:rPr>
          <w:sz w:val="20"/>
          <w:szCs w:val="20"/>
        </w:rPr>
      </w:pPr>
      <w:commentRangeStart w:id="0"/>
      <w:r w:rsidRPr="006556A5">
        <w:rPr>
          <w:rFonts w:hint="eastAsia"/>
          <w:sz w:val="20"/>
          <w:szCs w:val="20"/>
        </w:rPr>
        <w:t>業務委託契約書</w:t>
      </w:r>
      <w:r w:rsidRPr="006556A5">
        <w:rPr>
          <w:sz w:val="20"/>
          <w:szCs w:val="20"/>
        </w:rPr>
        <w:t>(サービスレベル契約・年間保守契約)</w:t>
      </w:r>
      <w:commentRangeEnd w:id="0"/>
      <w:r w:rsidR="00AC7572">
        <w:rPr>
          <w:rStyle w:val="CommentReference"/>
        </w:rPr>
        <w:commentReference w:id="0"/>
      </w:r>
    </w:p>
    <w:p w14:paraId="3F4E3988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3701F963" w14:textId="321B394A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本契約は、以下の当事者間において、</w:t>
      </w:r>
      <w:del w:id="1" w:author="アハメド サビール" w:date="2026-02-16T12:23:00Z" w16du:dateUtc="2026-02-16T03:23:00Z">
        <w:r w:rsidRPr="006556A5" w:rsidDel="00D4262D">
          <w:rPr>
            <w:sz w:val="20"/>
            <w:szCs w:val="20"/>
          </w:rPr>
          <w:delText>2025</w:delText>
        </w:r>
      </w:del>
      <w:ins w:id="2" w:author="アハメド サビール" w:date="2026-02-16T12:23:00Z" w16du:dateUtc="2026-02-16T03:23:00Z">
        <w:r w:rsidR="00D4262D" w:rsidRPr="006556A5">
          <w:rPr>
            <w:sz w:val="20"/>
            <w:szCs w:val="20"/>
          </w:rPr>
          <w:t>202</w:t>
        </w:r>
        <w:r w:rsidR="00D4262D">
          <w:rPr>
            <w:sz w:val="20"/>
            <w:szCs w:val="20"/>
          </w:rPr>
          <w:t>6</w:t>
        </w:r>
      </w:ins>
      <w:r w:rsidRPr="006556A5">
        <w:rPr>
          <w:sz w:val="20"/>
          <w:szCs w:val="20"/>
        </w:rPr>
        <w:t>年</w:t>
      </w:r>
      <w:ins w:id="3" w:author="アハメド サビール" w:date="2026-02-16T12:22:00Z" w16du:dateUtc="2026-02-16T03:22:00Z">
        <w:r w:rsidR="00A15B1A">
          <w:rPr>
            <w:rFonts w:hint="eastAsia"/>
            <w:sz w:val="20"/>
            <w:szCs w:val="20"/>
          </w:rPr>
          <w:t>●</w:t>
        </w:r>
      </w:ins>
      <w:ins w:id="4" w:author="森谷 佳子" w:date="2025-12-23T14:52:00Z" w16du:dateUtc="2025-12-23T05:52:00Z">
        <w:del w:id="5" w:author="アハメド サビール" w:date="2026-02-16T12:22:00Z" w16du:dateUtc="2026-02-16T03:22:00Z">
          <w:r w:rsidR="00D215A0" w:rsidDel="00A15B1A">
            <w:rPr>
              <w:rFonts w:hint="eastAsia"/>
              <w:sz w:val="20"/>
              <w:szCs w:val="20"/>
            </w:rPr>
            <w:delText>12</w:delText>
          </w:r>
        </w:del>
      </w:ins>
      <w:del w:id="6" w:author="森谷 佳子" w:date="2025-12-23T14:52:00Z" w16du:dateUtc="2025-12-23T05:52:00Z">
        <w:r w:rsidRPr="006556A5" w:rsidDel="00D215A0">
          <w:rPr>
            <w:sz w:val="20"/>
            <w:szCs w:val="20"/>
          </w:rPr>
          <w:delText>5</w:delText>
        </w:r>
      </w:del>
      <w:r w:rsidRPr="006556A5">
        <w:rPr>
          <w:sz w:val="20"/>
          <w:szCs w:val="20"/>
        </w:rPr>
        <w:t>月</w:t>
      </w:r>
      <w:ins w:id="7" w:author="森谷 佳子" w:date="2025-12-23T14:52:00Z" w16du:dateUtc="2025-12-23T05:52:00Z">
        <w:r w:rsidR="00D215A0">
          <w:rPr>
            <w:rFonts w:hint="eastAsia"/>
            <w:sz w:val="20"/>
            <w:szCs w:val="20"/>
          </w:rPr>
          <w:t>●</w:t>
        </w:r>
      </w:ins>
      <w:del w:id="8" w:author="森谷 佳子" w:date="2025-12-23T14:52:00Z" w16du:dateUtc="2025-12-23T05:52:00Z">
        <w:r w:rsidRPr="006556A5" w:rsidDel="00D215A0">
          <w:rPr>
            <w:sz w:val="20"/>
            <w:szCs w:val="20"/>
          </w:rPr>
          <w:delText>25</w:delText>
        </w:r>
      </w:del>
      <w:r w:rsidRPr="006556A5">
        <w:rPr>
          <w:sz w:val="20"/>
          <w:szCs w:val="20"/>
        </w:rPr>
        <w:t>日付で締結した「業務委託基</w:t>
      </w:r>
      <w:del w:id="9" w:author="森谷 佳子" w:date="2025-12-17T16:11:00Z" w16du:dateUtc="2025-12-17T07:11:00Z">
        <w:r w:rsidRPr="006556A5" w:rsidDel="00554751">
          <w:rPr>
            <w:sz w:val="20"/>
            <w:szCs w:val="20"/>
          </w:rPr>
          <w:delText xml:space="preserve"> </w:delText>
        </w:r>
      </w:del>
      <w:r w:rsidRPr="006556A5">
        <w:rPr>
          <w:sz w:val="20"/>
          <w:szCs w:val="20"/>
        </w:rPr>
        <w:t>本契約書」</w:t>
      </w:r>
      <w:r w:rsidR="00554751">
        <w:rPr>
          <w:rFonts w:hint="eastAsia"/>
          <w:sz w:val="20"/>
          <w:szCs w:val="20"/>
        </w:rPr>
        <w:t>（以下「基本契約」という）</w:t>
      </w:r>
      <w:r w:rsidRPr="006556A5">
        <w:rPr>
          <w:sz w:val="20"/>
          <w:szCs w:val="20"/>
        </w:rPr>
        <w:t>に基づき締結されるものとする。</w:t>
      </w:r>
    </w:p>
    <w:p w14:paraId="61C922C7" w14:textId="77777777" w:rsidR="006556A5" w:rsidRDefault="006556A5" w:rsidP="006556A5">
      <w:pPr>
        <w:pStyle w:val="NoSpacing"/>
        <w:rPr>
          <w:sz w:val="20"/>
          <w:szCs w:val="20"/>
        </w:rPr>
      </w:pPr>
    </w:p>
    <w:p w14:paraId="6098D27B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甲</w:t>
      </w:r>
      <w:r w:rsidRPr="006556A5">
        <w:rPr>
          <w:sz w:val="20"/>
          <w:szCs w:val="20"/>
        </w:rPr>
        <w:t>)</w:t>
      </w:r>
    </w:p>
    <w:p w14:paraId="61CFAFB5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東京都港区六本木七丁目</w:t>
      </w:r>
      <w:r w:rsidRPr="006556A5">
        <w:rPr>
          <w:sz w:val="20"/>
          <w:szCs w:val="20"/>
        </w:rPr>
        <w:t>15番7号</w:t>
      </w:r>
    </w:p>
    <w:p w14:paraId="77948E03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株式会社日本パープル</w:t>
      </w:r>
    </w:p>
    <w:p w14:paraId="19191270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代表取締役</w:t>
      </w:r>
      <w:r w:rsidRPr="006556A5">
        <w:rPr>
          <w:sz w:val="20"/>
          <w:szCs w:val="20"/>
        </w:rPr>
        <w:t xml:space="preserve"> 林壮之介 (以下「</w:t>
      </w:r>
      <w:r>
        <w:rPr>
          <w:rFonts w:hint="eastAsia"/>
          <w:sz w:val="20"/>
          <w:szCs w:val="20"/>
        </w:rPr>
        <w:t>甲</w:t>
      </w:r>
      <w:r w:rsidRPr="006556A5">
        <w:rPr>
          <w:sz w:val="20"/>
          <w:szCs w:val="20"/>
        </w:rPr>
        <w:t>」という)</w:t>
      </w:r>
    </w:p>
    <w:p w14:paraId="0E779560" w14:textId="77777777" w:rsidR="00554751" w:rsidRPr="006556A5" w:rsidRDefault="00554751" w:rsidP="006556A5">
      <w:pPr>
        <w:pStyle w:val="NoSpacing"/>
        <w:rPr>
          <w:sz w:val="20"/>
          <w:szCs w:val="20"/>
        </w:rPr>
      </w:pPr>
    </w:p>
    <w:p w14:paraId="77335D91" w14:textId="4DE8C2C2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</w:t>
      </w:r>
      <w:r w:rsidR="00554751">
        <w:rPr>
          <w:rFonts w:hint="eastAsia"/>
          <w:sz w:val="20"/>
          <w:szCs w:val="20"/>
        </w:rPr>
        <w:t>乙</w:t>
      </w:r>
      <w:r w:rsidRPr="006556A5">
        <w:rPr>
          <w:sz w:val="20"/>
          <w:szCs w:val="20"/>
        </w:rPr>
        <w:t>)</w:t>
      </w:r>
    </w:p>
    <w:p w14:paraId="012945BC" w14:textId="77C0DBC4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東京都台東区小島二丁目</w:t>
      </w:r>
      <w:r w:rsidRPr="006556A5">
        <w:rPr>
          <w:sz w:val="20"/>
          <w:szCs w:val="20"/>
        </w:rPr>
        <w:t>20番11号</w:t>
      </w:r>
    </w:p>
    <w:p w14:paraId="6713C67D" w14:textId="3CBBF06E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株式会社</w:t>
      </w:r>
      <w:r w:rsidRPr="006556A5">
        <w:rPr>
          <w:sz w:val="20"/>
          <w:szCs w:val="20"/>
        </w:rPr>
        <w:t xml:space="preserve"> LIG</w:t>
      </w:r>
    </w:p>
    <w:p w14:paraId="7CB291D2" w14:textId="7CE53BC4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代表取締役</w:t>
      </w:r>
      <w:r w:rsidRPr="006556A5">
        <w:rPr>
          <w:sz w:val="20"/>
          <w:szCs w:val="20"/>
        </w:rPr>
        <w:t xml:space="preserve"> 大山 智弘 (以下「</w:t>
      </w:r>
      <w:r w:rsidR="00554751">
        <w:rPr>
          <w:rFonts w:hint="eastAsia"/>
          <w:sz w:val="20"/>
          <w:szCs w:val="20"/>
        </w:rPr>
        <w:t>乙</w:t>
      </w:r>
      <w:r w:rsidRPr="006556A5">
        <w:rPr>
          <w:sz w:val="20"/>
          <w:szCs w:val="20"/>
        </w:rPr>
        <w:t>」という)</w:t>
      </w:r>
    </w:p>
    <w:p w14:paraId="699116BA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74514615" w14:textId="111B6D0C" w:rsidR="006556A5" w:rsidRPr="006556A5" w:rsidDel="00554751" w:rsidRDefault="006556A5" w:rsidP="006556A5">
      <w:pPr>
        <w:pStyle w:val="NoSpacing"/>
        <w:rPr>
          <w:del w:id="10" w:author="森谷 佳子" w:date="2025-12-17T16:07:00Z" w16du:dateUtc="2025-12-17T07:07:00Z"/>
          <w:sz w:val="20"/>
          <w:szCs w:val="20"/>
        </w:rPr>
      </w:pPr>
      <w:bookmarkStart w:id="11" w:name="_Hlk216880050"/>
      <w:del w:id="12" w:author="森谷 佳子" w:date="2025-12-17T16:07:00Z" w16du:dateUtc="2025-12-17T07:07:00Z">
        <w:r w:rsidRPr="006556A5" w:rsidDel="00554751">
          <w:rPr>
            <w:sz w:val="20"/>
            <w:szCs w:val="20"/>
          </w:rPr>
          <w:delText>(乙)</w:delText>
        </w:r>
      </w:del>
    </w:p>
    <w:p w14:paraId="61824118" w14:textId="4D706F52" w:rsidR="006556A5" w:rsidRPr="006556A5" w:rsidDel="00554751" w:rsidRDefault="006556A5" w:rsidP="006556A5">
      <w:pPr>
        <w:pStyle w:val="NoSpacing"/>
        <w:rPr>
          <w:del w:id="13" w:author="森谷 佳子" w:date="2025-12-17T16:07:00Z" w16du:dateUtc="2025-12-17T07:07:00Z"/>
          <w:sz w:val="20"/>
          <w:szCs w:val="20"/>
        </w:rPr>
      </w:pPr>
      <w:del w:id="14" w:author="森谷 佳子" w:date="2025-12-17T16:07:00Z" w16du:dateUtc="2025-12-17T07:07:00Z">
        <w:r w:rsidRPr="006556A5" w:rsidDel="00554751">
          <w:rPr>
            <w:rFonts w:hint="eastAsia"/>
            <w:sz w:val="20"/>
            <w:szCs w:val="20"/>
          </w:rPr>
          <w:delText>東京都港区六本木七丁目</w:delText>
        </w:r>
        <w:r w:rsidRPr="006556A5" w:rsidDel="00554751">
          <w:rPr>
            <w:sz w:val="20"/>
            <w:szCs w:val="20"/>
          </w:rPr>
          <w:delText>15番7号</w:delText>
        </w:r>
      </w:del>
    </w:p>
    <w:p w14:paraId="1AA2A31B" w14:textId="6D6B6CE3" w:rsidR="006556A5" w:rsidRPr="006556A5" w:rsidDel="00554751" w:rsidRDefault="006556A5" w:rsidP="006556A5">
      <w:pPr>
        <w:pStyle w:val="NoSpacing"/>
        <w:rPr>
          <w:del w:id="15" w:author="森谷 佳子" w:date="2025-12-17T16:07:00Z" w16du:dateUtc="2025-12-17T07:07:00Z"/>
          <w:sz w:val="20"/>
          <w:szCs w:val="20"/>
        </w:rPr>
      </w:pPr>
      <w:del w:id="16" w:author="森谷 佳子" w:date="2025-12-17T16:07:00Z" w16du:dateUtc="2025-12-17T07:07:00Z">
        <w:r w:rsidRPr="006556A5" w:rsidDel="00554751">
          <w:rPr>
            <w:rFonts w:hint="eastAsia"/>
            <w:sz w:val="20"/>
            <w:szCs w:val="20"/>
          </w:rPr>
          <w:delText>株式会社日本パープル</w:delText>
        </w:r>
      </w:del>
    </w:p>
    <w:p w14:paraId="6C57FA07" w14:textId="0D153CDB" w:rsidR="006556A5" w:rsidRPr="006556A5" w:rsidDel="00C83F77" w:rsidRDefault="006556A5" w:rsidP="006556A5">
      <w:pPr>
        <w:pStyle w:val="NoSpacing"/>
        <w:rPr>
          <w:del w:id="17" w:author="森谷 佳子" w:date="2025-12-17T16:20:00Z" w16du:dateUtc="2025-12-17T07:20:00Z"/>
          <w:sz w:val="20"/>
          <w:szCs w:val="20"/>
        </w:rPr>
      </w:pPr>
      <w:del w:id="18" w:author="森谷 佳子" w:date="2025-12-17T16:07:00Z" w16du:dateUtc="2025-12-17T07:07:00Z">
        <w:r w:rsidRPr="006556A5" w:rsidDel="00554751">
          <w:rPr>
            <w:rFonts w:hint="eastAsia"/>
            <w:sz w:val="20"/>
            <w:szCs w:val="20"/>
          </w:rPr>
          <w:delText>代表取締役</w:delText>
        </w:r>
        <w:r w:rsidRPr="006556A5" w:rsidDel="00554751">
          <w:rPr>
            <w:sz w:val="20"/>
            <w:szCs w:val="20"/>
          </w:rPr>
          <w:delText xml:space="preserve"> 林壮之介 (以下「乙」という)</w:delText>
        </w:r>
      </w:del>
    </w:p>
    <w:p w14:paraId="061FD9BB" w14:textId="77777777" w:rsidR="006556A5" w:rsidRPr="006556A5" w:rsidDel="00C83F77" w:rsidRDefault="006556A5" w:rsidP="006556A5">
      <w:pPr>
        <w:pStyle w:val="NoSpacing"/>
        <w:rPr>
          <w:del w:id="19" w:author="森谷 佳子" w:date="2025-12-17T16:20:00Z" w16du:dateUtc="2025-12-17T07:20:00Z"/>
          <w:sz w:val="20"/>
          <w:szCs w:val="20"/>
        </w:rPr>
      </w:pPr>
    </w:p>
    <w:bookmarkEnd w:id="11"/>
    <w:p w14:paraId="0EF07FBA" w14:textId="38C248A5" w:rsidR="006556A5" w:rsidRPr="006556A5" w:rsidDel="00C83F77" w:rsidRDefault="006556A5" w:rsidP="006556A5">
      <w:pPr>
        <w:pStyle w:val="NoSpacing"/>
        <w:rPr>
          <w:del w:id="20" w:author="森谷 佳子" w:date="2025-12-17T16:20:00Z" w16du:dateUtc="2025-12-17T07:20:00Z"/>
          <w:sz w:val="20"/>
          <w:szCs w:val="20"/>
        </w:rPr>
      </w:pPr>
      <w:r w:rsidRPr="006556A5">
        <w:rPr>
          <w:rFonts w:hint="eastAsia"/>
          <w:sz w:val="20"/>
          <w:szCs w:val="20"/>
        </w:rPr>
        <w:t>契約締結日</w:t>
      </w:r>
      <w:r w:rsidRPr="006556A5">
        <w:rPr>
          <w:sz w:val="20"/>
          <w:szCs w:val="20"/>
        </w:rPr>
        <w:t>:2025年</w:t>
      </w:r>
      <w:ins w:id="21" w:author="森谷 佳子" w:date="2025-12-17T16:20:00Z" w16du:dateUtc="2025-12-17T07:20:00Z">
        <w:r w:rsidR="00C83F77">
          <w:rPr>
            <w:rFonts w:hint="eastAsia"/>
            <w:sz w:val="20"/>
            <w:szCs w:val="20"/>
          </w:rPr>
          <w:t>●</w:t>
        </w:r>
      </w:ins>
      <w:del w:id="22" w:author="森谷 佳子" w:date="2025-12-17T16:20:00Z" w16du:dateUtc="2025-12-17T07:20:00Z">
        <w:r w:rsidRPr="006556A5" w:rsidDel="00C83F77">
          <w:rPr>
            <w:sz w:val="20"/>
            <w:szCs w:val="20"/>
          </w:rPr>
          <w:delText>5</w:delText>
        </w:r>
      </w:del>
      <w:r w:rsidRPr="006556A5">
        <w:rPr>
          <w:sz w:val="20"/>
          <w:szCs w:val="20"/>
        </w:rPr>
        <w:t>月</w:t>
      </w:r>
      <w:ins w:id="23" w:author="森谷 佳子" w:date="2025-12-17T16:22:00Z" w16du:dateUtc="2025-12-17T07:22:00Z">
        <w:r w:rsidR="00C83F77">
          <w:rPr>
            <w:rFonts w:hint="eastAsia"/>
            <w:sz w:val="20"/>
            <w:szCs w:val="20"/>
          </w:rPr>
          <w:t>●</w:t>
        </w:r>
      </w:ins>
      <w:del w:id="24" w:author="森谷 佳子" w:date="2025-12-17T16:22:00Z" w16du:dateUtc="2025-12-17T07:22:00Z">
        <w:r w:rsidRPr="006556A5" w:rsidDel="00C83F77">
          <w:rPr>
            <w:sz w:val="20"/>
            <w:szCs w:val="20"/>
          </w:rPr>
          <w:delText>1</w:delText>
        </w:r>
      </w:del>
      <w:r w:rsidRPr="006556A5">
        <w:rPr>
          <w:sz w:val="20"/>
          <w:szCs w:val="20"/>
        </w:rPr>
        <w:t>日</w:t>
      </w:r>
    </w:p>
    <w:p w14:paraId="3B60BD2A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0945CFC0" w14:textId="77777777" w:rsidR="006556A5" w:rsidRPr="006556A5" w:rsidDel="00C83F77" w:rsidRDefault="006556A5" w:rsidP="006556A5">
      <w:pPr>
        <w:pStyle w:val="NoSpacing"/>
        <w:rPr>
          <w:del w:id="25" w:author="森谷 佳子" w:date="2025-12-17T16:20:00Z" w16du:dateUtc="2025-12-17T07:20:00Z"/>
          <w:sz w:val="20"/>
          <w:szCs w:val="20"/>
        </w:rPr>
      </w:pPr>
      <w:del w:id="26" w:author="森谷 佳子" w:date="2025-12-17T16:20:00Z" w16du:dateUtc="2025-12-17T07:20:00Z">
        <w:r w:rsidRPr="006556A5" w:rsidDel="00C83F77">
          <w:rPr>
            <w:rFonts w:hint="eastAsia"/>
            <w:sz w:val="20"/>
            <w:szCs w:val="20"/>
          </w:rPr>
          <w:delText>契約期間</w:delText>
        </w:r>
        <w:r w:rsidRPr="006556A5" w:rsidDel="00C83F77">
          <w:rPr>
            <w:sz w:val="20"/>
            <w:szCs w:val="20"/>
          </w:rPr>
          <w:delText>:2025年5月1日から2026年4月30日</w:delText>
        </w:r>
      </w:del>
    </w:p>
    <w:p w14:paraId="563FA3E8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60B7AE8C" w14:textId="4D3D20F9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第</w:t>
      </w:r>
      <w:r w:rsidRPr="006556A5">
        <w:rPr>
          <w:sz w:val="20"/>
          <w:szCs w:val="20"/>
        </w:rPr>
        <w:t>1条(目的)</w:t>
      </w:r>
    </w:p>
    <w:p w14:paraId="01B0223B" w14:textId="06A51A65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本契約は、</w:t>
      </w:r>
      <w:r w:rsidR="00554751">
        <w:rPr>
          <w:rFonts w:hint="eastAsia"/>
          <w:sz w:val="20"/>
          <w:szCs w:val="20"/>
        </w:rPr>
        <w:t>甲</w:t>
      </w:r>
      <w:r w:rsidRPr="006556A5">
        <w:rPr>
          <w:rFonts w:hint="eastAsia"/>
          <w:sz w:val="20"/>
          <w:szCs w:val="20"/>
        </w:rPr>
        <w:t>が運営するシステムに関し、</w:t>
      </w:r>
      <w:r w:rsidR="00554751">
        <w:rPr>
          <w:rFonts w:hint="eastAsia"/>
          <w:sz w:val="20"/>
          <w:szCs w:val="20"/>
        </w:rPr>
        <w:t>乙</w:t>
      </w:r>
      <w:r w:rsidRPr="006556A5">
        <w:rPr>
          <w:rFonts w:hint="eastAsia"/>
          <w:sz w:val="20"/>
          <w:szCs w:val="20"/>
        </w:rPr>
        <w:t>が</w:t>
      </w:r>
      <w:r w:rsidR="00554751">
        <w:rPr>
          <w:rFonts w:hint="eastAsia"/>
          <w:sz w:val="20"/>
          <w:szCs w:val="20"/>
        </w:rPr>
        <w:t>甲</w:t>
      </w:r>
      <w:r w:rsidRPr="006556A5">
        <w:rPr>
          <w:rFonts w:hint="eastAsia"/>
          <w:sz w:val="20"/>
          <w:szCs w:val="20"/>
        </w:rPr>
        <w:t>の通常の業務時間外</w:t>
      </w:r>
      <w:r w:rsidRPr="006556A5">
        <w:rPr>
          <w:sz w:val="20"/>
          <w:szCs w:val="20"/>
        </w:rPr>
        <w:t>(日本時間平日 13:00~22:00以外)において、安定的かつ継続的に保守および運用支援を提供するため の業務委託契約である。</w:t>
      </w:r>
    </w:p>
    <w:p w14:paraId="5D1DDE17" w14:textId="77777777" w:rsidR="006556A5" w:rsidRDefault="006556A5" w:rsidP="006556A5">
      <w:pPr>
        <w:pStyle w:val="NoSpacing"/>
        <w:rPr>
          <w:sz w:val="20"/>
          <w:szCs w:val="20"/>
        </w:rPr>
      </w:pPr>
    </w:p>
    <w:p w14:paraId="2D9C141E" w14:textId="77777777" w:rsidR="00B03DA0" w:rsidRPr="00B03DA0" w:rsidRDefault="00B03DA0" w:rsidP="00B03DA0">
      <w:pPr>
        <w:pStyle w:val="NoSpacing"/>
        <w:rPr>
          <w:sz w:val="20"/>
          <w:szCs w:val="20"/>
        </w:rPr>
      </w:pPr>
      <w:r w:rsidRPr="00B03DA0">
        <w:rPr>
          <w:rFonts w:hint="eastAsia"/>
          <w:sz w:val="20"/>
          <w:szCs w:val="20"/>
        </w:rPr>
        <w:t>第</w:t>
      </w:r>
      <w:r w:rsidRPr="00B03DA0">
        <w:rPr>
          <w:sz w:val="20"/>
          <w:szCs w:val="20"/>
        </w:rPr>
        <w:t>2条（契約形態および適用条項）</w:t>
      </w:r>
    </w:p>
    <w:p w14:paraId="57BC7CF7" w14:textId="1D8C003C" w:rsidR="00B03DA0" w:rsidRPr="00B03DA0" w:rsidRDefault="00B03DA0" w:rsidP="00B03DA0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Pr="00B03DA0">
        <w:rPr>
          <w:rFonts w:hint="eastAsia"/>
          <w:sz w:val="20"/>
          <w:szCs w:val="20"/>
        </w:rPr>
        <w:t>本個別契約に基づく業務（以下「本件業務」という）の形態は、</w:t>
      </w:r>
      <w:r w:rsidRPr="00B03DA0">
        <w:rPr>
          <w:sz w:val="20"/>
          <w:szCs w:val="20"/>
        </w:rPr>
        <w:t>準委任契約とする。</w:t>
      </w:r>
    </w:p>
    <w:p w14:paraId="14F0FB34" w14:textId="2FD4BB1E" w:rsidR="00B03DA0" w:rsidRDefault="00B03DA0" w:rsidP="00B03DA0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Pr="00B03DA0">
        <w:rPr>
          <w:rFonts w:hint="eastAsia"/>
          <w:sz w:val="20"/>
          <w:szCs w:val="20"/>
        </w:rPr>
        <w:t>前項に基づき、基本契約第</w:t>
      </w:r>
      <w:r w:rsidRPr="00B03DA0">
        <w:rPr>
          <w:sz w:val="20"/>
          <w:szCs w:val="20"/>
        </w:rPr>
        <w:t>3条第2号に従い、基本契約第19条（成果物の検収）および第20条（契約不適合責任）は本件業務には適用されないものとする。</w:t>
      </w:r>
    </w:p>
    <w:p w14:paraId="5D8F96BF" w14:textId="77777777" w:rsidR="00B03DA0" w:rsidRPr="006556A5" w:rsidRDefault="00B03DA0" w:rsidP="006556A5">
      <w:pPr>
        <w:pStyle w:val="NoSpacing"/>
        <w:rPr>
          <w:sz w:val="20"/>
          <w:szCs w:val="20"/>
        </w:rPr>
      </w:pPr>
    </w:p>
    <w:p w14:paraId="281CBFC5" w14:textId="03A911DB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第</w:t>
      </w:r>
      <w:r w:rsidR="00B03DA0">
        <w:rPr>
          <w:rFonts w:hint="eastAsia"/>
          <w:sz w:val="20"/>
          <w:szCs w:val="20"/>
        </w:rPr>
        <w:t>3</w:t>
      </w:r>
      <w:r w:rsidRPr="006556A5">
        <w:rPr>
          <w:sz w:val="20"/>
          <w:szCs w:val="20"/>
        </w:rPr>
        <w:t>条(業務内容)</w:t>
      </w:r>
    </w:p>
    <w:p w14:paraId="79BA5DC6" w14:textId="481473C8" w:rsidR="006556A5" w:rsidRPr="006556A5" w:rsidRDefault="00554751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乙</w:t>
      </w:r>
      <w:r w:rsidR="006556A5" w:rsidRPr="006556A5">
        <w:rPr>
          <w:rFonts w:hint="eastAsia"/>
          <w:sz w:val="20"/>
          <w:szCs w:val="20"/>
        </w:rPr>
        <w:t>は以下の業務</w:t>
      </w:r>
      <w:r w:rsidR="006556A5" w:rsidRPr="006556A5">
        <w:rPr>
          <w:sz w:val="20"/>
          <w:szCs w:val="20"/>
        </w:rPr>
        <w:t>(以下「本件業務」という)を遂行するものとする:</w:t>
      </w:r>
    </w:p>
    <w:p w14:paraId="656FACBD" w14:textId="3D692D5D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(1)</w:t>
      </w:r>
      <w:r w:rsidR="00B03DA0">
        <w:rPr>
          <w:rFonts w:hint="eastAsia"/>
          <w:sz w:val="20"/>
          <w:szCs w:val="20"/>
        </w:rPr>
        <w:t>システムの保守・運用支援（24時間対応）</w:t>
      </w:r>
    </w:p>
    <w:p w14:paraId="0201B442" w14:textId="0EA842A8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</w:t>
      </w:r>
      <w:r w:rsidR="00B03DA0">
        <w:rPr>
          <w:rFonts w:hint="eastAsia"/>
          <w:sz w:val="20"/>
          <w:szCs w:val="20"/>
        </w:rPr>
        <w:t>2</w:t>
      </w:r>
      <w:r w:rsidRPr="006556A5">
        <w:rPr>
          <w:sz w:val="20"/>
          <w:szCs w:val="20"/>
        </w:rPr>
        <w:t>)インシデント対応およびトラブルシューティング</w:t>
      </w:r>
    </w:p>
    <w:p w14:paraId="7086C553" w14:textId="7381FCCD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</w:t>
      </w:r>
      <w:r w:rsidR="00B03DA0">
        <w:rPr>
          <w:rFonts w:hint="eastAsia"/>
          <w:sz w:val="20"/>
          <w:szCs w:val="20"/>
        </w:rPr>
        <w:t>3</w:t>
      </w:r>
      <w:r w:rsidRPr="006556A5">
        <w:rPr>
          <w:sz w:val="20"/>
          <w:szCs w:val="20"/>
        </w:rPr>
        <w:t>) システム監視および予防保守</w:t>
      </w:r>
    </w:p>
    <w:p w14:paraId="53FD23CD" w14:textId="21B75815" w:rsidR="00B03DA0" w:rsidRDefault="006556A5" w:rsidP="006556A5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</w:t>
      </w:r>
      <w:r w:rsidR="00B03DA0">
        <w:rPr>
          <w:rFonts w:hint="eastAsia"/>
          <w:sz w:val="20"/>
          <w:szCs w:val="20"/>
        </w:rPr>
        <w:t>4</w:t>
      </w:r>
      <w:r w:rsidRPr="006556A5">
        <w:rPr>
          <w:sz w:val="20"/>
          <w:szCs w:val="20"/>
        </w:rPr>
        <w:t>)緊急時対応およびエスカレーション対応</w:t>
      </w:r>
    </w:p>
    <w:p w14:paraId="79C5106E" w14:textId="06BD703F" w:rsidR="006556A5" w:rsidRDefault="00B03DA0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(5)その他、甲乙協議の上決定した軽微な運用保守作業</w:t>
      </w:r>
    </w:p>
    <w:p w14:paraId="5936059D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1814396F" w14:textId="6CEEF39B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第</w:t>
      </w:r>
      <w:r w:rsidRPr="006556A5">
        <w:rPr>
          <w:sz w:val="20"/>
          <w:szCs w:val="20"/>
        </w:rPr>
        <w:t>4条(対応レベル</w:t>
      </w:r>
      <w:r w:rsidR="00B03DA0">
        <w:rPr>
          <w:rFonts w:hint="eastAsia"/>
          <w:sz w:val="20"/>
          <w:szCs w:val="20"/>
        </w:rPr>
        <w:t>/SLA</w:t>
      </w:r>
      <w:r w:rsidRPr="006556A5">
        <w:rPr>
          <w:sz w:val="20"/>
          <w:szCs w:val="20"/>
        </w:rPr>
        <w:t>)</w:t>
      </w:r>
    </w:p>
    <w:p w14:paraId="1E719F9F" w14:textId="503F6290" w:rsidR="006556A5" w:rsidRPr="006556A5" w:rsidRDefault="00554751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乙</w:t>
      </w:r>
      <w:r w:rsidR="006556A5" w:rsidRPr="006556A5">
        <w:rPr>
          <w:rFonts w:hint="eastAsia"/>
          <w:sz w:val="20"/>
          <w:szCs w:val="20"/>
        </w:rPr>
        <w:t>は以下の通り、インシデントの優先度に応じた対応を行う。</w:t>
      </w:r>
    </w:p>
    <w:p w14:paraId="5164D0A5" w14:textId="60F089AA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優先度</w:t>
      </w:r>
      <w:r w:rsidRPr="006556A5">
        <w:rPr>
          <w:sz w:val="20"/>
          <w:szCs w:val="20"/>
        </w:rPr>
        <w:t>:緊</w:t>
      </w:r>
      <w:r>
        <w:rPr>
          <w:rFonts w:hint="eastAsia"/>
          <w:sz w:val="20"/>
          <w:szCs w:val="20"/>
        </w:rPr>
        <w:t>急</w:t>
      </w:r>
    </w:p>
    <w:p w14:paraId="13E1443C" w14:textId="705DCEE4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定義</w:t>
      </w:r>
      <w:r w:rsidRPr="006556A5">
        <w:rPr>
          <w:sz w:val="20"/>
          <w:szCs w:val="20"/>
        </w:rPr>
        <w:t>:業務継続困難な重大障害</w:t>
      </w:r>
    </w:p>
    <w:p w14:paraId="5045AC21" w14:textId="59D6E980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初動対応</w:t>
      </w:r>
      <w:r w:rsidRPr="006556A5">
        <w:rPr>
          <w:sz w:val="20"/>
          <w:szCs w:val="20"/>
        </w:rPr>
        <w:t>:2~4時間以内</w:t>
      </w:r>
    </w:p>
    <w:p w14:paraId="5F55C31C" w14:textId="24C8CA43" w:rsid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解決目標</w:t>
      </w:r>
      <w:r w:rsidRPr="006556A5">
        <w:rPr>
          <w:sz w:val="20"/>
          <w:szCs w:val="20"/>
        </w:rPr>
        <w:t>:12~24時間以内</w:t>
      </w:r>
    </w:p>
    <w:p w14:paraId="1217A61D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214DD083" w14:textId="4604425C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優先度</w:t>
      </w:r>
      <w:r w:rsidRPr="006556A5">
        <w:rPr>
          <w:sz w:val="20"/>
          <w:szCs w:val="20"/>
        </w:rPr>
        <w:t>:高</w:t>
      </w:r>
    </w:p>
    <w:p w14:paraId="4144FDCB" w14:textId="77777777" w:rsidR="006556A5" w:rsidRPr="006556A5" w:rsidDel="00C83F77" w:rsidRDefault="006556A5" w:rsidP="006556A5">
      <w:pPr>
        <w:pStyle w:val="NoSpacing"/>
        <w:rPr>
          <w:del w:id="27" w:author="森谷 佳子" w:date="2025-12-17T16:16:00Z" w16du:dateUtc="2025-12-17T07:16:00Z"/>
          <w:sz w:val="20"/>
          <w:szCs w:val="20"/>
        </w:rPr>
      </w:pPr>
      <w:r w:rsidRPr="006556A5">
        <w:rPr>
          <w:rFonts w:hint="eastAsia"/>
          <w:sz w:val="20"/>
          <w:szCs w:val="20"/>
        </w:rPr>
        <w:t>定義</w:t>
      </w:r>
      <w:r w:rsidRPr="006556A5">
        <w:rPr>
          <w:sz w:val="20"/>
          <w:szCs w:val="20"/>
        </w:rPr>
        <w:t>:回避策ありの重大障害</w:t>
      </w:r>
    </w:p>
    <w:p w14:paraId="0EC9242C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48DD5FD8" w14:textId="304C596A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初動対応</w:t>
      </w:r>
      <w:r w:rsidRPr="006556A5">
        <w:rPr>
          <w:sz w:val="20"/>
          <w:szCs w:val="20"/>
        </w:rPr>
        <w:t>:4~8時間以内</w:t>
      </w:r>
    </w:p>
    <w:p w14:paraId="6FB2C858" w14:textId="77777777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解決目標</w:t>
      </w:r>
      <w:r w:rsidRPr="006556A5">
        <w:rPr>
          <w:sz w:val="20"/>
          <w:szCs w:val="20"/>
        </w:rPr>
        <w:t>:24~36時間以内</w:t>
      </w:r>
    </w:p>
    <w:p w14:paraId="38BCC0DE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7AFC1F6C" w14:textId="7C0EF7CB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優先度</w:t>
      </w:r>
      <w:r w:rsidRPr="006556A5">
        <w:rPr>
          <w:sz w:val="20"/>
          <w:szCs w:val="20"/>
        </w:rPr>
        <w:t>:中</w:t>
      </w:r>
    </w:p>
    <w:p w14:paraId="1B94DAF1" w14:textId="6545211A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定義</w:t>
      </w:r>
      <w:r w:rsidRPr="006556A5">
        <w:rPr>
          <w:sz w:val="20"/>
          <w:szCs w:val="20"/>
        </w:rPr>
        <w:t>:軽微な障害または性能劣化</w:t>
      </w:r>
    </w:p>
    <w:p w14:paraId="6CD4DE65" w14:textId="2813D41D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初動対応</w:t>
      </w:r>
      <w:r w:rsidRPr="006556A5">
        <w:rPr>
          <w:sz w:val="20"/>
          <w:szCs w:val="20"/>
        </w:rPr>
        <w:t>:8~16時間以内</w:t>
      </w:r>
    </w:p>
    <w:p w14:paraId="3D64BA22" w14:textId="77777777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解決目標</w:t>
      </w:r>
      <w:r w:rsidRPr="006556A5">
        <w:rPr>
          <w:sz w:val="20"/>
          <w:szCs w:val="20"/>
        </w:rPr>
        <w:t>:36~48時間以内</w:t>
      </w:r>
    </w:p>
    <w:p w14:paraId="5C45847D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69AA2BE8" w14:textId="1BBD2511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優先度</w:t>
      </w:r>
      <w:r w:rsidRPr="006556A5">
        <w:rPr>
          <w:sz w:val="20"/>
          <w:szCs w:val="20"/>
        </w:rPr>
        <w:t>:低</w:t>
      </w:r>
    </w:p>
    <w:p w14:paraId="3E6B2F0C" w14:textId="4243D06C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定義</w:t>
      </w:r>
      <w:r w:rsidRPr="006556A5">
        <w:rPr>
          <w:sz w:val="20"/>
          <w:szCs w:val="20"/>
        </w:rPr>
        <w:t>:軽微な要望・問い合わせ</w:t>
      </w:r>
    </w:p>
    <w:p w14:paraId="531911DA" w14:textId="3E9F9182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lastRenderedPageBreak/>
        <w:t>初動対応</w:t>
      </w:r>
      <w:r w:rsidRPr="006556A5">
        <w:rPr>
          <w:sz w:val="20"/>
          <w:szCs w:val="20"/>
        </w:rPr>
        <w:t>:16~24時間以内</w:t>
      </w:r>
    </w:p>
    <w:p w14:paraId="03CEAF7E" w14:textId="77777777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解決目標</w:t>
      </w:r>
      <w:r w:rsidRPr="006556A5">
        <w:rPr>
          <w:sz w:val="20"/>
          <w:szCs w:val="20"/>
        </w:rPr>
        <w:t>:72時間以内</w:t>
      </w:r>
    </w:p>
    <w:p w14:paraId="2B2F1957" w14:textId="77777777" w:rsidR="006556A5" w:rsidRDefault="006556A5" w:rsidP="006556A5">
      <w:pPr>
        <w:pStyle w:val="NoSpacing"/>
        <w:rPr>
          <w:sz w:val="20"/>
          <w:szCs w:val="20"/>
        </w:rPr>
      </w:pPr>
    </w:p>
    <w:p w14:paraId="55633DF1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第</w:t>
      </w:r>
      <w:r>
        <w:rPr>
          <w:rFonts w:hint="eastAsia"/>
          <w:sz w:val="20"/>
          <w:szCs w:val="20"/>
        </w:rPr>
        <w:t>5</w:t>
      </w:r>
      <w:r w:rsidRPr="006556A5">
        <w:rPr>
          <w:sz w:val="20"/>
          <w:szCs w:val="20"/>
        </w:rPr>
        <w:t>条(</w:t>
      </w:r>
      <w:r>
        <w:rPr>
          <w:rFonts w:hint="eastAsia"/>
          <w:sz w:val="20"/>
          <w:szCs w:val="20"/>
        </w:rPr>
        <w:t>再委託</w:t>
      </w:r>
      <w:r w:rsidRPr="006556A5">
        <w:rPr>
          <w:sz w:val="20"/>
          <w:szCs w:val="20"/>
        </w:rPr>
        <w:t>)</w:t>
      </w:r>
    </w:p>
    <w:p w14:paraId="5B4C2F4D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基本契約第11条に基づき、甲は乙が</w:t>
      </w:r>
      <w:r w:rsidRPr="006556A5">
        <w:rPr>
          <w:rFonts w:hint="eastAsia"/>
          <w:sz w:val="20"/>
          <w:szCs w:val="20"/>
        </w:rPr>
        <w:t>以下の</w:t>
      </w:r>
      <w:r>
        <w:rPr>
          <w:rFonts w:hint="eastAsia"/>
          <w:sz w:val="20"/>
          <w:szCs w:val="20"/>
        </w:rPr>
        <w:t>第三者</w:t>
      </w:r>
      <w:r w:rsidRPr="006556A5">
        <w:rPr>
          <w:rFonts w:hint="eastAsia"/>
          <w:sz w:val="20"/>
          <w:szCs w:val="20"/>
        </w:rPr>
        <w:t>に</w:t>
      </w:r>
      <w:r>
        <w:rPr>
          <w:rFonts w:hint="eastAsia"/>
          <w:sz w:val="20"/>
          <w:szCs w:val="20"/>
        </w:rPr>
        <w:t>本件業務を再委託することを</w:t>
      </w:r>
      <w:r w:rsidRPr="006556A5">
        <w:rPr>
          <w:rFonts w:hint="eastAsia"/>
          <w:sz w:val="20"/>
          <w:szCs w:val="20"/>
        </w:rPr>
        <w:t>あらかじめ了承する。</w:t>
      </w:r>
    </w:p>
    <w:p w14:paraId="0FDC1FA2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再委託先</w:t>
      </w:r>
    </w:p>
    <w:p w14:paraId="0AB655E8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社名：</w:t>
      </w:r>
      <w:r w:rsidRPr="006556A5">
        <w:rPr>
          <w:sz w:val="20"/>
          <w:szCs w:val="20"/>
        </w:rPr>
        <w:t>Brain Station 23</w:t>
      </w:r>
    </w:p>
    <w:p w14:paraId="100A66C6" w14:textId="77777777" w:rsidR="00554751" w:rsidRPr="006556A5" w:rsidRDefault="00554751" w:rsidP="00554751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住所</w:t>
      </w:r>
      <w:r w:rsidRPr="006556A5">
        <w:rPr>
          <w:sz w:val="20"/>
          <w:szCs w:val="20"/>
        </w:rPr>
        <w:t xml:space="preserve">:Plot#02, 8th Floor, Bir Uttam AK Khandakar </w:t>
      </w:r>
      <w:proofErr w:type="spellStart"/>
      <w:r w:rsidRPr="006556A5">
        <w:rPr>
          <w:sz w:val="20"/>
          <w:szCs w:val="20"/>
        </w:rPr>
        <w:t>Road,Mohakhali</w:t>
      </w:r>
      <w:proofErr w:type="spellEnd"/>
      <w:r w:rsidRPr="006556A5">
        <w:rPr>
          <w:sz w:val="20"/>
          <w:szCs w:val="20"/>
        </w:rPr>
        <w:t xml:space="preserve"> C/A, Dhaka-1212</w:t>
      </w:r>
    </w:p>
    <w:p w14:paraId="6185F9BF" w14:textId="77777777" w:rsidR="00554751" w:rsidRPr="006556A5" w:rsidRDefault="00554751" w:rsidP="006556A5">
      <w:pPr>
        <w:pStyle w:val="NoSpacing"/>
        <w:rPr>
          <w:sz w:val="20"/>
          <w:szCs w:val="20"/>
        </w:rPr>
      </w:pPr>
    </w:p>
    <w:p w14:paraId="1D9616E2" w14:textId="2D22DBFB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第</w:t>
      </w:r>
      <w:r w:rsidR="00554751">
        <w:rPr>
          <w:rFonts w:hint="eastAsia"/>
          <w:sz w:val="20"/>
          <w:szCs w:val="20"/>
        </w:rPr>
        <w:t>6</w:t>
      </w:r>
      <w:r w:rsidRPr="006556A5">
        <w:rPr>
          <w:sz w:val="20"/>
          <w:szCs w:val="20"/>
        </w:rPr>
        <w:t>条(連絡方法)</w:t>
      </w:r>
    </w:p>
    <w:p w14:paraId="5BFE8084" w14:textId="5373537A" w:rsidR="006556A5" w:rsidRPr="006556A5" w:rsidRDefault="00554751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甲</w:t>
      </w:r>
      <w:r w:rsidR="006556A5" w:rsidRPr="006556A5">
        <w:rPr>
          <w:rFonts w:hint="eastAsia"/>
          <w:sz w:val="20"/>
          <w:szCs w:val="20"/>
        </w:rPr>
        <w:t>は以下の連絡手段により</w:t>
      </w:r>
      <w:ins w:id="28" w:author="森谷 佳子" w:date="2025-12-17T16:08:00Z" w16du:dateUtc="2025-12-17T07:08:00Z">
        <w:r>
          <w:rPr>
            <w:rFonts w:hint="eastAsia"/>
            <w:sz w:val="20"/>
            <w:szCs w:val="20"/>
          </w:rPr>
          <w:t>乙</w:t>
        </w:r>
      </w:ins>
      <w:del w:id="29" w:author="森谷 佳子" w:date="2025-12-17T16:08:00Z" w16du:dateUtc="2025-12-17T07:08:00Z">
        <w:r w:rsidR="006556A5" w:rsidRPr="006556A5" w:rsidDel="00554751">
          <w:rPr>
            <w:rFonts w:hint="eastAsia"/>
            <w:sz w:val="20"/>
            <w:szCs w:val="20"/>
          </w:rPr>
          <w:delText>甲</w:delText>
        </w:r>
      </w:del>
      <w:r w:rsidR="006556A5" w:rsidRPr="006556A5">
        <w:rPr>
          <w:rFonts w:hint="eastAsia"/>
          <w:sz w:val="20"/>
          <w:szCs w:val="20"/>
        </w:rPr>
        <w:t>に連絡するものとする</w:t>
      </w:r>
      <w:r w:rsidR="006556A5" w:rsidRPr="006556A5">
        <w:rPr>
          <w:sz w:val="20"/>
          <w:szCs w:val="20"/>
        </w:rPr>
        <w:t>:</w:t>
      </w:r>
    </w:p>
    <w:p w14:paraId="704097C2" w14:textId="006F6C7F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•</w:t>
      </w:r>
      <w:r w:rsidRPr="006556A5">
        <w:rPr>
          <w:sz w:val="20"/>
          <w:szCs w:val="20"/>
        </w:rPr>
        <w:t xml:space="preserve"> Email: refadul.islam@brainstation-23.com</w:t>
      </w:r>
    </w:p>
    <w:p w14:paraId="2EB272FC" w14:textId="4DA1F3F1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•</w:t>
      </w:r>
      <w:r w:rsidRPr="006556A5">
        <w:rPr>
          <w:sz w:val="20"/>
          <w:szCs w:val="20"/>
        </w:rPr>
        <w:t xml:space="preserve"> WhatsApp: +81 70-2023-3601</w:t>
      </w:r>
    </w:p>
    <w:p w14:paraId="0EF1E945" w14:textId="77777777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•</w:t>
      </w:r>
      <w:r w:rsidRPr="006556A5">
        <w:rPr>
          <w:sz w:val="20"/>
          <w:szCs w:val="20"/>
        </w:rPr>
        <w:t xml:space="preserve"> Slack: #prod-support</w:t>
      </w:r>
    </w:p>
    <w:p w14:paraId="718EA69F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436FC719" w14:textId="433010FC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第</w:t>
      </w:r>
      <w:r w:rsidR="00554751">
        <w:rPr>
          <w:rFonts w:hint="eastAsia"/>
          <w:sz w:val="20"/>
          <w:szCs w:val="20"/>
        </w:rPr>
        <w:t>7</w:t>
      </w:r>
      <w:r w:rsidRPr="006556A5">
        <w:rPr>
          <w:sz w:val="20"/>
          <w:szCs w:val="20"/>
        </w:rPr>
        <w:t>条(業務対象外事項)</w:t>
      </w:r>
    </w:p>
    <w:p w14:paraId="56D4D928" w14:textId="1177A6F8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以下の事項は本契約の対象外とする</w:t>
      </w:r>
      <w:r w:rsidRPr="006556A5">
        <w:rPr>
          <w:sz w:val="20"/>
          <w:szCs w:val="20"/>
        </w:rPr>
        <w:t>:</w:t>
      </w:r>
    </w:p>
    <w:p w14:paraId="7895A1CE" w14:textId="7EA6F7AE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(1)</w:t>
      </w:r>
      <w:r w:rsidR="00554751">
        <w:rPr>
          <w:rFonts w:hint="eastAsia"/>
          <w:sz w:val="20"/>
          <w:szCs w:val="20"/>
        </w:rPr>
        <w:t>乙</w:t>
      </w:r>
      <w:r w:rsidRPr="006556A5">
        <w:rPr>
          <w:sz w:val="20"/>
          <w:szCs w:val="20"/>
        </w:rPr>
        <w:t>の管理外である第三者製品・サービスに起因する問題</w:t>
      </w:r>
    </w:p>
    <w:p w14:paraId="411D6135" w14:textId="774B1BDD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(2)</w:t>
      </w:r>
      <w:r w:rsidR="00554751">
        <w:rPr>
          <w:rFonts w:hint="eastAsia"/>
          <w:sz w:val="20"/>
          <w:szCs w:val="20"/>
        </w:rPr>
        <w:t>乙</w:t>
      </w:r>
      <w:r w:rsidRPr="006556A5">
        <w:rPr>
          <w:sz w:val="20"/>
          <w:szCs w:val="20"/>
        </w:rPr>
        <w:t>が管理しないハードウェア障害</w:t>
      </w:r>
    </w:p>
    <w:p w14:paraId="1F26F3A4" w14:textId="71C745FD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sz w:val="20"/>
          <w:szCs w:val="20"/>
        </w:rPr>
        <w:t>(3)</w:t>
      </w:r>
      <w:r w:rsidR="00C83F77">
        <w:rPr>
          <w:rFonts w:hint="eastAsia"/>
          <w:sz w:val="20"/>
          <w:szCs w:val="20"/>
        </w:rPr>
        <w:t>本契約に基づく保守、監視及び運用業務の範囲を超える開発業務</w:t>
      </w:r>
    </w:p>
    <w:p w14:paraId="345D95B3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37A99CB7" w14:textId="76FD5D96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第</w:t>
      </w:r>
      <w:r w:rsidR="00554751">
        <w:rPr>
          <w:rFonts w:hint="eastAsia"/>
          <w:sz w:val="20"/>
          <w:szCs w:val="20"/>
        </w:rPr>
        <w:t>8</w:t>
      </w:r>
      <w:r w:rsidRPr="006556A5">
        <w:rPr>
          <w:sz w:val="20"/>
          <w:szCs w:val="20"/>
        </w:rPr>
        <w:t>条(エスカレーション)</w:t>
      </w:r>
    </w:p>
    <w:p w14:paraId="41B2B9C4" w14:textId="018CB678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対応が遅延する場合、以下の順にエスカレーションを行う</w:t>
      </w:r>
      <w:r w:rsidRPr="006556A5">
        <w:rPr>
          <w:sz w:val="20"/>
          <w:szCs w:val="20"/>
        </w:rPr>
        <w:t>:</w:t>
      </w:r>
    </w:p>
    <w:p w14:paraId="4BEBE2D5" w14:textId="0E40D3D1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レベル</w:t>
      </w:r>
      <w:r w:rsidRPr="006556A5">
        <w:rPr>
          <w:sz w:val="20"/>
          <w:szCs w:val="20"/>
        </w:rPr>
        <w:t>1:Refadul Islam (refadul.islam@brainstation-23.com)</w:t>
      </w:r>
    </w:p>
    <w:p w14:paraId="7EB3CF57" w14:textId="680AB192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レベル</w:t>
      </w:r>
      <w:r w:rsidRPr="006556A5">
        <w:rPr>
          <w:sz w:val="20"/>
          <w:szCs w:val="20"/>
        </w:rPr>
        <w:t>2:Anowar Hossain (anowar.hossain@brainstation-23.com)</w:t>
      </w:r>
    </w:p>
    <w:p w14:paraId="5326353D" w14:textId="77777777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レベル</w:t>
      </w:r>
      <w:r w:rsidRPr="006556A5">
        <w:rPr>
          <w:sz w:val="20"/>
          <w:szCs w:val="20"/>
        </w:rPr>
        <w:t>3:Raisul Islam (raisulislam@brainstation-23.com)</w:t>
      </w:r>
    </w:p>
    <w:p w14:paraId="7BD55014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377C5319" w14:textId="3200ABCB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第</w:t>
      </w:r>
      <w:r w:rsidR="00554751">
        <w:rPr>
          <w:rFonts w:hint="eastAsia"/>
          <w:sz w:val="20"/>
          <w:szCs w:val="20"/>
        </w:rPr>
        <w:t>9</w:t>
      </w:r>
      <w:r w:rsidRPr="006556A5">
        <w:rPr>
          <w:sz w:val="20"/>
          <w:szCs w:val="20"/>
        </w:rPr>
        <w:t>条(報酬および支払条件)</w:t>
      </w:r>
    </w:p>
    <w:p w14:paraId="2992619D" w14:textId="2C27142A" w:rsidR="006556A5" w:rsidRDefault="00B03DA0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="00554751">
        <w:rPr>
          <w:rFonts w:hint="eastAsia"/>
          <w:sz w:val="20"/>
          <w:szCs w:val="20"/>
        </w:rPr>
        <w:t>甲</w:t>
      </w:r>
      <w:r w:rsidR="006556A5" w:rsidRPr="006556A5">
        <w:rPr>
          <w:rFonts w:hint="eastAsia"/>
          <w:sz w:val="20"/>
          <w:szCs w:val="20"/>
        </w:rPr>
        <w:t>は、</w:t>
      </w:r>
      <w:r w:rsidR="00554751">
        <w:rPr>
          <w:rFonts w:hint="eastAsia"/>
          <w:sz w:val="20"/>
          <w:szCs w:val="20"/>
        </w:rPr>
        <w:t>乙</w:t>
      </w:r>
      <w:r w:rsidR="006556A5" w:rsidRPr="006556A5">
        <w:rPr>
          <w:rFonts w:hint="eastAsia"/>
          <w:sz w:val="20"/>
          <w:szCs w:val="20"/>
        </w:rPr>
        <w:t>に対して月額固定報酬として金</w:t>
      </w:r>
      <w:r w:rsidR="006556A5" w:rsidRPr="006556A5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1</w:t>
      </w:r>
      <w:r w:rsidR="006556A5" w:rsidRPr="006556A5">
        <w:rPr>
          <w:sz w:val="20"/>
          <w:szCs w:val="20"/>
        </w:rPr>
        <w:t>00,000円(税抜)/</w:t>
      </w:r>
      <w:r>
        <w:rPr>
          <w:rFonts w:hint="eastAsia"/>
          <w:sz w:val="20"/>
          <w:szCs w:val="20"/>
        </w:rPr>
        <w:t>20</w:t>
      </w:r>
      <w:r w:rsidR="006556A5" w:rsidRPr="006556A5">
        <w:rPr>
          <w:sz w:val="20"/>
          <w:szCs w:val="20"/>
        </w:rPr>
        <w:t>時間を支払う。</w:t>
      </w:r>
      <w:r w:rsidR="00E84610">
        <w:rPr>
          <w:rFonts w:hint="eastAsia"/>
          <w:sz w:val="20"/>
          <w:szCs w:val="20"/>
        </w:rPr>
        <w:t>本件業務は、月間20時間の</w:t>
      </w:r>
    </w:p>
    <w:p w14:paraId="7C08D45D" w14:textId="542A0606" w:rsidR="00E84610" w:rsidRPr="006556A5" w:rsidRDefault="00E84610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範囲内で実施されるものとする。</w:t>
      </w:r>
    </w:p>
    <w:p w14:paraId="6D930133" w14:textId="2C1C9149" w:rsidR="006556A5" w:rsidRPr="006556A5" w:rsidRDefault="00B03DA0" w:rsidP="002D4461">
      <w:pPr>
        <w:pStyle w:val="NoSpacing"/>
        <w:ind w:left="200" w:hangingChars="100" w:hanging="200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="002D4461" w:rsidRPr="002D4461">
        <w:rPr>
          <w:rFonts w:hint="eastAsia"/>
        </w:rPr>
        <w:t xml:space="preserve"> </w:t>
      </w:r>
      <w:r w:rsidR="002D4461" w:rsidRPr="002D4461">
        <w:rPr>
          <w:rFonts w:hint="eastAsia"/>
          <w:sz w:val="20"/>
          <w:szCs w:val="20"/>
        </w:rPr>
        <w:t>月間稼働時間が</w:t>
      </w:r>
      <w:r w:rsidR="002D4461" w:rsidRPr="002D4461">
        <w:rPr>
          <w:sz w:val="20"/>
          <w:szCs w:val="20"/>
        </w:rPr>
        <w:t>20時間を超過する場合、乙は甲に事前に通知し、甲の承諾を得た上で業務を遂行するものとする。この場合の超過精算単価は1時間あたり金 5,000円（税抜）とする。</w:t>
      </w:r>
    </w:p>
    <w:p w14:paraId="3BA1E0C3" w14:textId="5ECFC860" w:rsidR="006556A5" w:rsidRPr="006556A5" w:rsidRDefault="00B03DA0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3.</w:t>
      </w:r>
      <w:r w:rsidR="006556A5" w:rsidRPr="006556A5">
        <w:rPr>
          <w:rFonts w:hint="eastAsia"/>
          <w:sz w:val="20"/>
          <w:szCs w:val="20"/>
        </w:rPr>
        <w:t>未消化時間の繰越は認めないものとし、</w:t>
      </w:r>
      <w:r w:rsidR="002D4461" w:rsidRPr="002D4461">
        <w:rPr>
          <w:rFonts w:hint="eastAsia"/>
          <w:sz w:val="20"/>
          <w:szCs w:val="20"/>
        </w:rPr>
        <w:t>支払期限および方法は、基本契約第</w:t>
      </w:r>
      <w:r w:rsidR="002D4461" w:rsidRPr="002D4461">
        <w:rPr>
          <w:sz w:val="20"/>
          <w:szCs w:val="20"/>
        </w:rPr>
        <w:t>16条の定めに従う。</w:t>
      </w:r>
    </w:p>
    <w:p w14:paraId="4C386D95" w14:textId="77777777" w:rsidR="006556A5" w:rsidRDefault="006556A5" w:rsidP="006556A5">
      <w:pPr>
        <w:pStyle w:val="NoSpacing"/>
        <w:rPr>
          <w:ins w:id="30" w:author="森谷 佳子" w:date="2025-12-17T16:15:00Z" w16du:dateUtc="2025-12-17T07:15:00Z"/>
          <w:sz w:val="20"/>
          <w:szCs w:val="20"/>
        </w:rPr>
      </w:pPr>
    </w:p>
    <w:p w14:paraId="03D71011" w14:textId="6D0389ED" w:rsidR="00554751" w:rsidRPr="00554751" w:rsidRDefault="00554751" w:rsidP="00554751">
      <w:pPr>
        <w:pStyle w:val="NoSpacing"/>
        <w:rPr>
          <w:ins w:id="31" w:author="森谷 佳子" w:date="2025-12-17T16:15:00Z" w16du:dateUtc="2025-12-17T07:15:00Z"/>
          <w:sz w:val="20"/>
          <w:szCs w:val="20"/>
        </w:rPr>
      </w:pPr>
      <w:ins w:id="32" w:author="森谷 佳子" w:date="2025-12-17T16:15:00Z" w16du:dateUtc="2025-12-17T07:15:00Z">
        <w:r w:rsidRPr="00554751">
          <w:rPr>
            <w:rFonts w:hint="eastAsia"/>
            <w:sz w:val="20"/>
            <w:szCs w:val="20"/>
          </w:rPr>
          <w:t>第</w:t>
        </w:r>
        <w:r>
          <w:rPr>
            <w:rFonts w:hint="eastAsia"/>
            <w:sz w:val="20"/>
            <w:szCs w:val="20"/>
          </w:rPr>
          <w:t>10</w:t>
        </w:r>
        <w:r w:rsidRPr="00554751">
          <w:rPr>
            <w:sz w:val="20"/>
            <w:szCs w:val="20"/>
          </w:rPr>
          <w:t>条（有効期間）</w:t>
        </w:r>
      </w:ins>
    </w:p>
    <w:p w14:paraId="6C9011BF" w14:textId="2DB70677" w:rsidR="00554751" w:rsidRPr="00554751" w:rsidRDefault="00554751" w:rsidP="00554751">
      <w:pPr>
        <w:pStyle w:val="NoSpacing"/>
        <w:rPr>
          <w:ins w:id="33" w:author="森谷 佳子" w:date="2025-12-17T16:15:00Z" w16du:dateUtc="2025-12-17T07:15:00Z"/>
          <w:sz w:val="20"/>
          <w:szCs w:val="20"/>
        </w:rPr>
      </w:pPr>
      <w:ins w:id="34" w:author="森谷 佳子" w:date="2025-12-17T16:15:00Z" w16du:dateUtc="2025-12-17T07:15:00Z">
        <w:r>
          <w:rPr>
            <w:rFonts w:hint="eastAsia"/>
            <w:sz w:val="20"/>
            <w:szCs w:val="20"/>
          </w:rPr>
          <w:t>1.</w:t>
        </w:r>
        <w:r w:rsidRPr="00554751">
          <w:rPr>
            <w:rFonts w:hint="eastAsia"/>
            <w:sz w:val="20"/>
            <w:szCs w:val="20"/>
          </w:rPr>
          <w:t>本個別契約の期間は、</w:t>
        </w:r>
        <w:r w:rsidRPr="00554751">
          <w:rPr>
            <w:sz w:val="20"/>
            <w:szCs w:val="20"/>
          </w:rPr>
          <w:t>2025年</w:t>
        </w:r>
      </w:ins>
      <w:ins w:id="35" w:author="森谷 佳子" w:date="2025-12-23T14:54:00Z" w16du:dateUtc="2025-12-23T05:54:00Z">
        <w:r w:rsidR="00D215A0">
          <w:rPr>
            <w:rFonts w:hint="eastAsia"/>
            <w:sz w:val="20"/>
            <w:szCs w:val="20"/>
          </w:rPr>
          <w:t>●</w:t>
        </w:r>
      </w:ins>
      <w:ins w:id="36" w:author="森谷 佳子" w:date="2025-12-17T16:15:00Z" w16du:dateUtc="2025-12-17T07:15:00Z">
        <w:r w:rsidRPr="00554751">
          <w:rPr>
            <w:sz w:val="20"/>
            <w:szCs w:val="20"/>
          </w:rPr>
          <w:t>月</w:t>
        </w:r>
      </w:ins>
      <w:ins w:id="37" w:author="森谷 佳子" w:date="2025-12-23T14:54:00Z" w16du:dateUtc="2025-12-23T05:54:00Z">
        <w:r w:rsidR="00D215A0">
          <w:rPr>
            <w:rFonts w:hint="eastAsia"/>
            <w:sz w:val="20"/>
            <w:szCs w:val="20"/>
          </w:rPr>
          <w:t>●</w:t>
        </w:r>
      </w:ins>
      <w:ins w:id="38" w:author="森谷 佳子" w:date="2025-12-17T16:15:00Z" w16du:dateUtc="2025-12-17T07:15:00Z">
        <w:r w:rsidRPr="00554751">
          <w:rPr>
            <w:sz w:val="20"/>
            <w:szCs w:val="20"/>
          </w:rPr>
          <w:t>日から2026年</w:t>
        </w:r>
      </w:ins>
      <w:ins w:id="39" w:author="森谷 佳子" w:date="2025-12-23T14:54:00Z" w16du:dateUtc="2025-12-23T05:54:00Z">
        <w:r w:rsidR="00D215A0">
          <w:rPr>
            <w:rFonts w:hint="eastAsia"/>
            <w:sz w:val="20"/>
            <w:szCs w:val="20"/>
          </w:rPr>
          <w:t>●</w:t>
        </w:r>
      </w:ins>
      <w:ins w:id="40" w:author="森谷 佳子" w:date="2025-12-17T16:15:00Z" w16du:dateUtc="2025-12-17T07:15:00Z">
        <w:r w:rsidRPr="00554751">
          <w:rPr>
            <w:sz w:val="20"/>
            <w:szCs w:val="20"/>
          </w:rPr>
          <w:t>月</w:t>
        </w:r>
      </w:ins>
      <w:ins w:id="41" w:author="森谷 佳子" w:date="2025-12-23T14:54:00Z" w16du:dateUtc="2025-12-23T05:54:00Z">
        <w:r w:rsidR="00D215A0">
          <w:rPr>
            <w:rFonts w:hint="eastAsia"/>
            <w:sz w:val="20"/>
            <w:szCs w:val="20"/>
          </w:rPr>
          <w:t>●</w:t>
        </w:r>
      </w:ins>
      <w:ins w:id="42" w:author="森谷 佳子" w:date="2025-12-17T16:15:00Z" w16du:dateUtc="2025-12-17T07:15:00Z">
        <w:r w:rsidRPr="00554751">
          <w:rPr>
            <w:sz w:val="20"/>
            <w:szCs w:val="20"/>
          </w:rPr>
          <w:t>日までとする。</w:t>
        </w:r>
      </w:ins>
    </w:p>
    <w:p w14:paraId="69DB6376" w14:textId="77777777" w:rsidR="00E84610" w:rsidRDefault="00554751" w:rsidP="00554751">
      <w:pPr>
        <w:pStyle w:val="NoSpacing"/>
        <w:rPr>
          <w:ins w:id="43" w:author="森谷 佳子" w:date="2025-12-17T16:28:00Z" w16du:dateUtc="2025-12-17T07:28:00Z"/>
          <w:sz w:val="20"/>
          <w:szCs w:val="20"/>
        </w:rPr>
      </w:pPr>
      <w:ins w:id="44" w:author="森谷 佳子" w:date="2025-12-17T16:15:00Z" w16du:dateUtc="2025-12-17T07:15:00Z">
        <w:r>
          <w:rPr>
            <w:rFonts w:hint="eastAsia"/>
            <w:sz w:val="20"/>
            <w:szCs w:val="20"/>
          </w:rPr>
          <w:t>2.</w:t>
        </w:r>
        <w:r w:rsidRPr="00554751">
          <w:rPr>
            <w:rFonts w:hint="eastAsia"/>
            <w:sz w:val="20"/>
            <w:szCs w:val="20"/>
          </w:rPr>
          <w:t>期間満了の</w:t>
        </w:r>
        <w:r w:rsidRPr="00554751">
          <w:rPr>
            <w:sz w:val="20"/>
            <w:szCs w:val="20"/>
          </w:rPr>
          <w:t>3ヵ月前までに、甲乙いずれからも書面による更新拒絶の意思表示がない限り、本個別契約は同一条件</w:t>
        </w:r>
      </w:ins>
    </w:p>
    <w:p w14:paraId="1F6EDD57" w14:textId="4258F5D2" w:rsidR="00554751" w:rsidRDefault="00554751" w:rsidP="002D4461">
      <w:pPr>
        <w:pStyle w:val="NoSpacing"/>
        <w:ind w:firstLineChars="100" w:firstLine="200"/>
        <w:rPr>
          <w:ins w:id="45" w:author="森谷 佳子" w:date="2025-12-17T16:25:00Z" w16du:dateUtc="2025-12-17T07:25:00Z"/>
          <w:sz w:val="20"/>
          <w:szCs w:val="20"/>
        </w:rPr>
      </w:pPr>
      <w:ins w:id="46" w:author="森谷 佳子" w:date="2025-12-17T16:15:00Z" w16du:dateUtc="2025-12-17T07:15:00Z">
        <w:r w:rsidRPr="00554751">
          <w:rPr>
            <w:sz w:val="20"/>
            <w:szCs w:val="20"/>
          </w:rPr>
          <w:t>で1年間延長されるものとし、以降も同様とする。</w:t>
        </w:r>
      </w:ins>
    </w:p>
    <w:p w14:paraId="706AADAA" w14:textId="77777777" w:rsidR="00C83F77" w:rsidRDefault="00C83F77" w:rsidP="00554751">
      <w:pPr>
        <w:pStyle w:val="NoSpacing"/>
        <w:rPr>
          <w:ins w:id="47" w:author="森谷 佳子" w:date="2025-12-17T16:15:00Z" w16du:dateUtc="2025-12-17T07:15:00Z"/>
          <w:sz w:val="20"/>
          <w:szCs w:val="20"/>
        </w:rPr>
      </w:pPr>
    </w:p>
    <w:p w14:paraId="3334478C" w14:textId="77777777" w:rsidR="00554751" w:rsidDel="00C83F77" w:rsidRDefault="00554751" w:rsidP="006556A5">
      <w:pPr>
        <w:pStyle w:val="NoSpacing"/>
        <w:rPr>
          <w:del w:id="48" w:author="森谷 佳子" w:date="2025-12-17T16:15:00Z" w16du:dateUtc="2025-12-17T07:15:00Z"/>
          <w:sz w:val="20"/>
          <w:szCs w:val="20"/>
        </w:rPr>
      </w:pPr>
    </w:p>
    <w:p w14:paraId="552298F6" w14:textId="534A42E3" w:rsidR="00C83F77" w:rsidRDefault="00C83F77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第11条（特記事項）</w:t>
      </w:r>
    </w:p>
    <w:p w14:paraId="6D801FA6" w14:textId="176C4C94" w:rsidR="00C83F77" w:rsidRDefault="00C83F77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Pr="00C83F77">
        <w:rPr>
          <w:rFonts w:hint="eastAsia"/>
        </w:rPr>
        <w:t xml:space="preserve"> </w:t>
      </w:r>
      <w:r w:rsidRPr="00C83F77">
        <w:rPr>
          <w:rFonts w:hint="eastAsia"/>
          <w:sz w:val="20"/>
          <w:szCs w:val="20"/>
        </w:rPr>
        <w:t>バングラデシュの祝日が適用される期間においても、月間</w:t>
      </w:r>
      <w:r w:rsidRPr="00C83F77">
        <w:rPr>
          <w:sz w:val="20"/>
          <w:szCs w:val="20"/>
        </w:rPr>
        <w:t>20時間の稼働枠は保証されるものとする。</w:t>
      </w:r>
    </w:p>
    <w:p w14:paraId="466EF62B" w14:textId="361DFDAA" w:rsidR="00C83F77" w:rsidRDefault="00C83F77" w:rsidP="006556A5">
      <w:pPr>
        <w:pStyle w:val="NoSpacing"/>
        <w:rPr>
          <w:sz w:val="20"/>
          <w:szCs w:val="20"/>
        </w:rPr>
      </w:pPr>
      <w:r>
        <w:rPr>
          <w:rFonts w:hint="eastAsia"/>
          <w:sz w:val="20"/>
          <w:szCs w:val="20"/>
        </w:rPr>
        <w:t>2</w:t>
      </w:r>
      <w:r w:rsidR="00D215A0">
        <w:rPr>
          <w:rFonts w:hint="eastAsia"/>
          <w:sz w:val="20"/>
          <w:szCs w:val="20"/>
        </w:rPr>
        <w:t xml:space="preserve">. </w:t>
      </w:r>
      <w:r w:rsidRPr="00C83F77">
        <w:rPr>
          <w:rFonts w:hint="eastAsia"/>
          <w:sz w:val="20"/>
          <w:szCs w:val="20"/>
        </w:rPr>
        <w:t>本個別契約に定めのない事項は、全て基本契約の定めに従うものとする。</w:t>
      </w:r>
    </w:p>
    <w:p w14:paraId="4C7B9346" w14:textId="77777777" w:rsidR="00C14A07" w:rsidRDefault="00D215A0" w:rsidP="00C14A07">
      <w:pPr>
        <w:pStyle w:val="NoSpacing"/>
        <w:rPr>
          <w:sz w:val="20"/>
          <w:szCs w:val="20"/>
        </w:rPr>
      </w:pPr>
      <w:r w:rsidRPr="00D215A0">
        <w:rPr>
          <w:sz w:val="20"/>
          <w:szCs w:val="20"/>
        </w:rPr>
        <w:t>3. 本個別契約の締結により、2025年5月</w:t>
      </w:r>
      <w:r w:rsidR="004860DA">
        <w:rPr>
          <w:rFonts w:hint="eastAsia"/>
          <w:sz w:val="20"/>
          <w:szCs w:val="20"/>
        </w:rPr>
        <w:t>1</w:t>
      </w:r>
      <w:r w:rsidRPr="00D215A0">
        <w:rPr>
          <w:sz w:val="20"/>
          <w:szCs w:val="20"/>
        </w:rPr>
        <w:t>日付</w:t>
      </w:r>
      <w:r w:rsidR="004860DA">
        <w:rPr>
          <w:rFonts w:hint="eastAsia"/>
          <w:sz w:val="20"/>
          <w:szCs w:val="20"/>
        </w:rPr>
        <w:t>「</w:t>
      </w:r>
      <w:r w:rsidR="004860DA" w:rsidRPr="004860DA">
        <w:rPr>
          <w:rFonts w:hint="eastAsia"/>
          <w:sz w:val="20"/>
          <w:szCs w:val="20"/>
        </w:rPr>
        <w:t>業務委託契約書</w:t>
      </w:r>
      <w:r w:rsidR="004860DA" w:rsidRPr="004860DA">
        <w:rPr>
          <w:sz w:val="20"/>
          <w:szCs w:val="20"/>
        </w:rPr>
        <w:t>(サービスレベル契約・</w:t>
      </w:r>
      <w:proofErr w:type="gramStart"/>
      <w:r w:rsidR="004860DA" w:rsidRPr="004860DA">
        <w:rPr>
          <w:sz w:val="20"/>
          <w:szCs w:val="20"/>
        </w:rPr>
        <w:t>年間保守契約)</w:t>
      </w:r>
      <w:r w:rsidR="004860DA">
        <w:rPr>
          <w:rFonts w:hint="eastAsia"/>
          <w:sz w:val="20"/>
          <w:szCs w:val="20"/>
        </w:rPr>
        <w:t>」</w:t>
      </w:r>
      <w:proofErr w:type="gramEnd"/>
      <w:r w:rsidRPr="00D215A0">
        <w:rPr>
          <w:sz w:val="20"/>
          <w:szCs w:val="20"/>
        </w:rPr>
        <w:t>は</w:t>
      </w:r>
      <w:r w:rsidR="004860DA" w:rsidRPr="004860DA">
        <w:rPr>
          <w:rFonts w:hint="eastAsia"/>
          <w:sz w:val="20"/>
          <w:szCs w:val="20"/>
        </w:rPr>
        <w:t>第</w:t>
      </w:r>
      <w:r w:rsidR="004860DA" w:rsidRPr="004860DA">
        <w:rPr>
          <w:sz w:val="20"/>
          <w:szCs w:val="20"/>
        </w:rPr>
        <w:t>10条</w:t>
      </w:r>
    </w:p>
    <w:p w14:paraId="7A782F2B" w14:textId="77777777" w:rsidR="00C14A07" w:rsidRDefault="004860DA" w:rsidP="00C14A07">
      <w:pPr>
        <w:pStyle w:val="NoSpacing"/>
        <w:ind w:firstLineChars="100" w:firstLine="200"/>
        <w:rPr>
          <w:sz w:val="20"/>
          <w:szCs w:val="20"/>
        </w:rPr>
      </w:pPr>
      <w:r w:rsidRPr="004860DA">
        <w:rPr>
          <w:sz w:val="20"/>
          <w:szCs w:val="20"/>
        </w:rPr>
        <w:t>に定める有効期間の開始日の前日</w:t>
      </w:r>
      <w:r w:rsidR="00AD00B5" w:rsidRPr="00AD00B5">
        <w:rPr>
          <w:sz w:val="20"/>
          <w:szCs w:val="20"/>
        </w:rPr>
        <w:t>23時59分</w:t>
      </w:r>
      <w:r w:rsidRPr="004860DA">
        <w:rPr>
          <w:sz w:val="20"/>
          <w:szCs w:val="20"/>
        </w:rPr>
        <w:t>をもって終了し、</w:t>
      </w:r>
      <w:r>
        <w:rPr>
          <w:rFonts w:hint="eastAsia"/>
          <w:sz w:val="20"/>
          <w:szCs w:val="20"/>
        </w:rPr>
        <w:t>当該開始日</w:t>
      </w:r>
      <w:r w:rsidR="00AD00B5">
        <w:rPr>
          <w:rFonts w:hint="eastAsia"/>
          <w:sz w:val="20"/>
          <w:szCs w:val="20"/>
        </w:rPr>
        <w:t>午前0時</w:t>
      </w:r>
      <w:r>
        <w:rPr>
          <w:rFonts w:hint="eastAsia"/>
          <w:sz w:val="20"/>
          <w:szCs w:val="20"/>
        </w:rPr>
        <w:t>以降は本個別契約</w:t>
      </w:r>
      <w:r w:rsidR="00D215A0" w:rsidRPr="00D215A0">
        <w:rPr>
          <w:sz w:val="20"/>
          <w:szCs w:val="20"/>
        </w:rPr>
        <w:t>が適用される</w:t>
      </w:r>
    </w:p>
    <w:p w14:paraId="6345359F" w14:textId="07BD0BBE" w:rsidR="00D215A0" w:rsidRDefault="00D215A0" w:rsidP="00C14A07">
      <w:pPr>
        <w:pStyle w:val="NoSpacing"/>
        <w:ind w:firstLineChars="100" w:firstLine="200"/>
        <w:rPr>
          <w:sz w:val="20"/>
          <w:szCs w:val="20"/>
        </w:rPr>
      </w:pPr>
      <w:r w:rsidRPr="00D215A0">
        <w:rPr>
          <w:sz w:val="20"/>
          <w:szCs w:val="20"/>
        </w:rPr>
        <w:t>ものとする。</w:t>
      </w:r>
    </w:p>
    <w:p w14:paraId="18280B5C" w14:textId="77777777" w:rsidR="00C83F77" w:rsidRPr="00554751" w:rsidRDefault="00C83F77" w:rsidP="006556A5">
      <w:pPr>
        <w:pStyle w:val="NoSpacing"/>
        <w:rPr>
          <w:sz w:val="20"/>
          <w:szCs w:val="20"/>
        </w:rPr>
      </w:pPr>
    </w:p>
    <w:p w14:paraId="132296AB" w14:textId="712150AC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78A7B5CB" w14:textId="4F48C9C2" w:rsidR="00C83F77" w:rsidRDefault="00C83F77" w:rsidP="006556A5">
      <w:pPr>
        <w:pStyle w:val="NoSpacing"/>
        <w:rPr>
          <w:sz w:val="20"/>
          <w:szCs w:val="20"/>
        </w:rPr>
      </w:pPr>
      <w:r w:rsidRPr="00C83F77">
        <w:rPr>
          <w:rFonts w:hint="eastAsia"/>
          <w:sz w:val="20"/>
          <w:szCs w:val="20"/>
        </w:rPr>
        <w:t>本個別契約締結の証として、本書</w:t>
      </w:r>
      <w:r w:rsidRPr="00C83F77">
        <w:rPr>
          <w:sz w:val="20"/>
          <w:szCs w:val="20"/>
        </w:rPr>
        <w:t>2通を作成し、甲乙記名押印のうえ各1通を保有する。 ただし、電磁的記録（電子署名またはタイムスタンプの付与）により本契約を締結する場合は、当該電磁的記録を作成し、甲乙合意のうえ電子署名を施し、各自その電磁的記録を保管するものとする。</w:t>
      </w:r>
    </w:p>
    <w:p w14:paraId="5701A710" w14:textId="77777777" w:rsidR="00C83F77" w:rsidRDefault="00C83F77" w:rsidP="006556A5">
      <w:pPr>
        <w:pStyle w:val="NoSpacing"/>
        <w:rPr>
          <w:sz w:val="20"/>
          <w:szCs w:val="20"/>
        </w:rPr>
      </w:pPr>
    </w:p>
    <w:p w14:paraId="04510672" w14:textId="77777777" w:rsidR="00C83F77" w:rsidRDefault="00C83F77" w:rsidP="006556A5">
      <w:pPr>
        <w:pStyle w:val="NoSpacing"/>
        <w:rPr>
          <w:sz w:val="20"/>
          <w:szCs w:val="20"/>
        </w:rPr>
      </w:pPr>
    </w:p>
    <w:p w14:paraId="66B25F37" w14:textId="514958EF" w:rsidR="00C83F77" w:rsidRPr="006556A5" w:rsidRDefault="00C83F77" w:rsidP="00C83F77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【</w:t>
      </w:r>
      <w:r>
        <w:rPr>
          <w:rFonts w:hint="eastAsia"/>
          <w:sz w:val="20"/>
          <w:szCs w:val="20"/>
        </w:rPr>
        <w:t>甲</w:t>
      </w:r>
      <w:r w:rsidRPr="006556A5">
        <w:rPr>
          <w:rFonts w:hint="eastAsia"/>
          <w:sz w:val="20"/>
          <w:szCs w:val="20"/>
        </w:rPr>
        <w:t>】</w:t>
      </w:r>
    </w:p>
    <w:p w14:paraId="63FBBB7D" w14:textId="77777777" w:rsidR="00C83F77" w:rsidRPr="006556A5" w:rsidRDefault="00C83F77" w:rsidP="00C83F77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lastRenderedPageBreak/>
        <w:t>東京都港区六本木七丁目</w:t>
      </w:r>
      <w:r w:rsidRPr="006556A5">
        <w:rPr>
          <w:sz w:val="20"/>
          <w:szCs w:val="20"/>
        </w:rPr>
        <w:t>15番7号</w:t>
      </w:r>
    </w:p>
    <w:p w14:paraId="4B548393" w14:textId="77777777" w:rsidR="00C83F77" w:rsidRPr="006556A5" w:rsidRDefault="00C83F77" w:rsidP="00C83F77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株式会社日本パープル</w:t>
      </w:r>
    </w:p>
    <w:p w14:paraId="04487E17" w14:textId="77777777" w:rsidR="00C83F77" w:rsidRPr="006556A5" w:rsidRDefault="00C83F77" w:rsidP="00C83F77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代表取締役</w:t>
      </w:r>
      <w:r w:rsidRPr="006556A5">
        <w:rPr>
          <w:sz w:val="20"/>
          <w:szCs w:val="20"/>
        </w:rPr>
        <w:t xml:space="preserve"> 林壮之介</w:t>
      </w:r>
    </w:p>
    <w:p w14:paraId="09E684CD" w14:textId="77777777" w:rsidR="00C83F77" w:rsidRDefault="00C83F77" w:rsidP="006556A5">
      <w:pPr>
        <w:pStyle w:val="NoSpacing"/>
        <w:rPr>
          <w:sz w:val="20"/>
          <w:szCs w:val="20"/>
        </w:rPr>
      </w:pPr>
    </w:p>
    <w:p w14:paraId="7B842F13" w14:textId="77777777" w:rsidR="00C83F77" w:rsidRPr="006556A5" w:rsidRDefault="00C83F77" w:rsidP="006556A5">
      <w:pPr>
        <w:pStyle w:val="NoSpacing"/>
        <w:rPr>
          <w:sz w:val="20"/>
          <w:szCs w:val="20"/>
        </w:rPr>
      </w:pPr>
    </w:p>
    <w:p w14:paraId="10CD8946" w14:textId="0E339ED9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【</w:t>
      </w:r>
      <w:r w:rsidR="00C83F77">
        <w:rPr>
          <w:rFonts w:hint="eastAsia"/>
          <w:sz w:val="20"/>
          <w:szCs w:val="20"/>
        </w:rPr>
        <w:t>乙</w:t>
      </w:r>
      <w:r w:rsidRPr="006556A5">
        <w:rPr>
          <w:rFonts w:hint="eastAsia"/>
          <w:sz w:val="20"/>
          <w:szCs w:val="20"/>
        </w:rPr>
        <w:t>】</w:t>
      </w:r>
    </w:p>
    <w:p w14:paraId="0CA5DB69" w14:textId="281BEB71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東京都台東区小島二丁目</w:t>
      </w:r>
      <w:r w:rsidRPr="006556A5">
        <w:rPr>
          <w:sz w:val="20"/>
          <w:szCs w:val="20"/>
        </w:rPr>
        <w:t>20番11号</w:t>
      </w:r>
    </w:p>
    <w:p w14:paraId="73790451" w14:textId="522428A3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株式会社</w:t>
      </w:r>
      <w:r w:rsidRPr="006556A5">
        <w:rPr>
          <w:sz w:val="20"/>
          <w:szCs w:val="20"/>
        </w:rPr>
        <w:t xml:space="preserve"> LIG</w:t>
      </w:r>
    </w:p>
    <w:p w14:paraId="04A79AB4" w14:textId="77777777" w:rsidR="006556A5" w:rsidRPr="006556A5" w:rsidRDefault="006556A5" w:rsidP="006556A5">
      <w:pPr>
        <w:pStyle w:val="NoSpacing"/>
        <w:rPr>
          <w:sz w:val="20"/>
          <w:szCs w:val="20"/>
        </w:rPr>
      </w:pPr>
      <w:r w:rsidRPr="006556A5">
        <w:rPr>
          <w:rFonts w:hint="eastAsia"/>
          <w:sz w:val="20"/>
          <w:szCs w:val="20"/>
        </w:rPr>
        <w:t>代表取締役</w:t>
      </w:r>
      <w:r w:rsidRPr="006556A5">
        <w:rPr>
          <w:sz w:val="20"/>
          <w:szCs w:val="20"/>
        </w:rPr>
        <w:t xml:space="preserve"> 大山 智弘</w:t>
      </w:r>
    </w:p>
    <w:p w14:paraId="2CE6A7DC" w14:textId="77777777" w:rsidR="006556A5" w:rsidRPr="006556A5" w:rsidDel="00C83F77" w:rsidRDefault="006556A5" w:rsidP="006556A5">
      <w:pPr>
        <w:pStyle w:val="NoSpacing"/>
        <w:rPr>
          <w:del w:id="49" w:author="森谷 佳子" w:date="2025-12-17T16:18:00Z" w16du:dateUtc="2025-12-17T07:18:00Z"/>
          <w:sz w:val="20"/>
          <w:szCs w:val="20"/>
        </w:rPr>
      </w:pPr>
    </w:p>
    <w:p w14:paraId="68D4D20E" w14:textId="5037E635" w:rsidR="006556A5" w:rsidRPr="006556A5" w:rsidDel="00C83F77" w:rsidRDefault="006556A5" w:rsidP="006556A5">
      <w:pPr>
        <w:pStyle w:val="NoSpacing"/>
        <w:rPr>
          <w:del w:id="50" w:author="森谷 佳子" w:date="2025-12-17T16:18:00Z" w16du:dateUtc="2025-12-17T07:18:00Z"/>
          <w:sz w:val="20"/>
          <w:szCs w:val="20"/>
        </w:rPr>
      </w:pPr>
      <w:del w:id="51" w:author="森谷 佳子" w:date="2025-12-17T16:18:00Z" w16du:dateUtc="2025-12-17T07:18:00Z">
        <w:r w:rsidRPr="006556A5" w:rsidDel="00C83F77">
          <w:rPr>
            <w:rFonts w:hint="eastAsia"/>
            <w:sz w:val="20"/>
            <w:szCs w:val="20"/>
          </w:rPr>
          <w:delText>【乙】</w:delText>
        </w:r>
      </w:del>
    </w:p>
    <w:p w14:paraId="48AC4838" w14:textId="0B8755CD" w:rsidR="006556A5" w:rsidRPr="006556A5" w:rsidDel="00C83F77" w:rsidRDefault="006556A5" w:rsidP="006556A5">
      <w:pPr>
        <w:pStyle w:val="NoSpacing"/>
        <w:rPr>
          <w:del w:id="52" w:author="森谷 佳子" w:date="2025-12-17T16:18:00Z" w16du:dateUtc="2025-12-17T07:18:00Z"/>
          <w:sz w:val="20"/>
          <w:szCs w:val="20"/>
        </w:rPr>
      </w:pPr>
      <w:del w:id="53" w:author="森谷 佳子" w:date="2025-12-17T16:18:00Z" w16du:dateUtc="2025-12-17T07:18:00Z">
        <w:r w:rsidRPr="006556A5" w:rsidDel="00C83F77">
          <w:rPr>
            <w:rFonts w:hint="eastAsia"/>
            <w:sz w:val="20"/>
            <w:szCs w:val="20"/>
          </w:rPr>
          <w:delText>東京都港区六本木七丁目</w:delText>
        </w:r>
        <w:r w:rsidRPr="006556A5" w:rsidDel="00C83F77">
          <w:rPr>
            <w:sz w:val="20"/>
            <w:szCs w:val="20"/>
          </w:rPr>
          <w:delText>15番7号</w:delText>
        </w:r>
      </w:del>
    </w:p>
    <w:p w14:paraId="127CFE77" w14:textId="61F34514" w:rsidR="006556A5" w:rsidRPr="006556A5" w:rsidDel="00C83F77" w:rsidRDefault="006556A5" w:rsidP="006556A5">
      <w:pPr>
        <w:pStyle w:val="NoSpacing"/>
        <w:rPr>
          <w:del w:id="54" w:author="森谷 佳子" w:date="2025-12-17T16:18:00Z" w16du:dateUtc="2025-12-17T07:18:00Z"/>
          <w:sz w:val="20"/>
          <w:szCs w:val="20"/>
        </w:rPr>
      </w:pPr>
      <w:del w:id="55" w:author="森谷 佳子" w:date="2025-12-17T16:18:00Z" w16du:dateUtc="2025-12-17T07:18:00Z">
        <w:r w:rsidRPr="006556A5" w:rsidDel="00C83F77">
          <w:rPr>
            <w:rFonts w:hint="eastAsia"/>
            <w:sz w:val="20"/>
            <w:szCs w:val="20"/>
          </w:rPr>
          <w:delText>株式会社日本パープル</w:delText>
        </w:r>
      </w:del>
    </w:p>
    <w:p w14:paraId="603AC663" w14:textId="77777777" w:rsidR="006556A5" w:rsidRPr="006556A5" w:rsidDel="00C83F77" w:rsidRDefault="006556A5" w:rsidP="006556A5">
      <w:pPr>
        <w:pStyle w:val="NoSpacing"/>
        <w:rPr>
          <w:del w:id="56" w:author="森谷 佳子" w:date="2025-12-17T16:18:00Z" w16du:dateUtc="2025-12-17T07:18:00Z"/>
          <w:sz w:val="20"/>
          <w:szCs w:val="20"/>
        </w:rPr>
      </w:pPr>
      <w:del w:id="57" w:author="森谷 佳子" w:date="2025-12-17T16:18:00Z" w16du:dateUtc="2025-12-17T07:18:00Z">
        <w:r w:rsidRPr="006556A5" w:rsidDel="00C83F77">
          <w:rPr>
            <w:rFonts w:hint="eastAsia"/>
            <w:sz w:val="20"/>
            <w:szCs w:val="20"/>
          </w:rPr>
          <w:delText>代表取締役</w:delText>
        </w:r>
        <w:r w:rsidRPr="006556A5" w:rsidDel="00C83F77">
          <w:rPr>
            <w:sz w:val="20"/>
            <w:szCs w:val="20"/>
          </w:rPr>
          <w:delText xml:space="preserve"> 林壮之介</w:delText>
        </w:r>
      </w:del>
    </w:p>
    <w:p w14:paraId="49D9B5C8" w14:textId="77777777" w:rsidR="006556A5" w:rsidRPr="006556A5" w:rsidRDefault="006556A5" w:rsidP="006556A5">
      <w:pPr>
        <w:pStyle w:val="NoSpacing"/>
        <w:rPr>
          <w:sz w:val="20"/>
          <w:szCs w:val="20"/>
        </w:rPr>
      </w:pPr>
    </w:p>
    <w:p w14:paraId="7D1B11DB" w14:textId="77777777" w:rsidR="00CF408D" w:rsidRPr="006556A5" w:rsidRDefault="00CF408D">
      <w:pPr>
        <w:rPr>
          <w:sz w:val="20"/>
          <w:szCs w:val="20"/>
        </w:rPr>
      </w:pPr>
    </w:p>
    <w:sectPr w:rsidR="00CF408D" w:rsidRPr="006556A5" w:rsidSect="006556A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森谷 佳子" w:date="2025-12-17T17:00:00Z" w:initials="佳森">
    <w:p w14:paraId="03AA6BB2" w14:textId="77777777" w:rsidR="00AC7572" w:rsidRDefault="00AC7572" w:rsidP="00AC7572">
      <w:pPr>
        <w:pStyle w:val="CommentText"/>
      </w:pPr>
      <w:r>
        <w:rPr>
          <w:rStyle w:val="CommentReference"/>
        </w:rPr>
        <w:annotationRef/>
      </w:r>
      <w:r>
        <w:t>Conpassのテキストをコピーしたものをベースとさせていただいております。</w:t>
      </w:r>
    </w:p>
    <w:p w14:paraId="3BF247D5" w14:textId="77777777" w:rsidR="00AC7572" w:rsidRDefault="00AC7572" w:rsidP="00AC7572">
      <w:pPr>
        <w:pStyle w:val="CommentText"/>
      </w:pPr>
      <w:r>
        <w:t>甲と乙が、基本契約と逆になっていたため</w:t>
      </w:r>
    </w:p>
    <w:p w14:paraId="72FA63D3" w14:textId="77777777" w:rsidR="00AC7572" w:rsidRDefault="00AC7572" w:rsidP="00AC7572">
      <w:pPr>
        <w:pStyle w:val="CommentText"/>
      </w:pPr>
      <w:r>
        <w:t>統一感をもって読めるよう、基本契約に合わせて甲＝当社、乙＝LIG様と設定させていただきました。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FA63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83D2D0" w16cex:dateUtc="2025-12-17T08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FA63D3" w16cid:durableId="6283D2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764B2" w14:textId="77777777" w:rsidR="00F53A40" w:rsidRDefault="00F53A40" w:rsidP="004860DA">
      <w:pPr>
        <w:spacing w:after="0" w:line="240" w:lineRule="auto"/>
      </w:pPr>
      <w:r>
        <w:separator/>
      </w:r>
    </w:p>
  </w:endnote>
  <w:endnote w:type="continuationSeparator" w:id="0">
    <w:p w14:paraId="7F19BC14" w14:textId="77777777" w:rsidR="00F53A40" w:rsidRDefault="00F53A40" w:rsidP="00486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0488" w14:textId="77777777" w:rsidR="00F53A40" w:rsidRDefault="00F53A40" w:rsidP="004860DA">
      <w:pPr>
        <w:spacing w:after="0" w:line="240" w:lineRule="auto"/>
      </w:pPr>
      <w:r>
        <w:separator/>
      </w:r>
    </w:p>
  </w:footnote>
  <w:footnote w:type="continuationSeparator" w:id="0">
    <w:p w14:paraId="51C5D274" w14:textId="77777777" w:rsidR="00F53A40" w:rsidRDefault="00F53A40" w:rsidP="004860DA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森谷 佳子">
    <w15:presenceInfo w15:providerId="AD" w15:userId="S::moriya@nihonpurple.onmicrosoft.com::410e03a8-ca02-4089-9a3a-ce5e95b7b334"/>
  </w15:person>
  <w15:person w15:author="アハメド サビール">
    <w15:presenceInfo w15:providerId="AD" w15:userId="S::ahmed_sabbir@liginc.co.jp::80faca43-dcba-4562-96f9-725011daff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trackRevisions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6A5"/>
    <w:rsid w:val="000009CE"/>
    <w:rsid w:val="00000B25"/>
    <w:rsid w:val="00000DE6"/>
    <w:rsid w:val="00001136"/>
    <w:rsid w:val="000013C5"/>
    <w:rsid w:val="000014C5"/>
    <w:rsid w:val="00001630"/>
    <w:rsid w:val="00001A54"/>
    <w:rsid w:val="00001DAD"/>
    <w:rsid w:val="00002620"/>
    <w:rsid w:val="000026F2"/>
    <w:rsid w:val="00002A8C"/>
    <w:rsid w:val="00002C51"/>
    <w:rsid w:val="00002CEA"/>
    <w:rsid w:val="00002F92"/>
    <w:rsid w:val="00003064"/>
    <w:rsid w:val="000030BE"/>
    <w:rsid w:val="000040DA"/>
    <w:rsid w:val="0000420F"/>
    <w:rsid w:val="000047ED"/>
    <w:rsid w:val="00004CCC"/>
    <w:rsid w:val="000051E8"/>
    <w:rsid w:val="00005313"/>
    <w:rsid w:val="000055E1"/>
    <w:rsid w:val="0000666F"/>
    <w:rsid w:val="000068BB"/>
    <w:rsid w:val="00006C20"/>
    <w:rsid w:val="0000765E"/>
    <w:rsid w:val="000100A3"/>
    <w:rsid w:val="000103B6"/>
    <w:rsid w:val="0001062C"/>
    <w:rsid w:val="00010A5D"/>
    <w:rsid w:val="00010E61"/>
    <w:rsid w:val="0001131F"/>
    <w:rsid w:val="0001182C"/>
    <w:rsid w:val="00012039"/>
    <w:rsid w:val="000121AA"/>
    <w:rsid w:val="000122C3"/>
    <w:rsid w:val="00012372"/>
    <w:rsid w:val="00012776"/>
    <w:rsid w:val="00012DA2"/>
    <w:rsid w:val="00013068"/>
    <w:rsid w:val="000131F7"/>
    <w:rsid w:val="0001412C"/>
    <w:rsid w:val="0001418C"/>
    <w:rsid w:val="0001420C"/>
    <w:rsid w:val="00014587"/>
    <w:rsid w:val="00014AB2"/>
    <w:rsid w:val="00014C55"/>
    <w:rsid w:val="00014EA5"/>
    <w:rsid w:val="00016134"/>
    <w:rsid w:val="000162F3"/>
    <w:rsid w:val="000163BA"/>
    <w:rsid w:val="000164E3"/>
    <w:rsid w:val="000167A8"/>
    <w:rsid w:val="00016C5C"/>
    <w:rsid w:val="00017168"/>
    <w:rsid w:val="000179FB"/>
    <w:rsid w:val="00017B7A"/>
    <w:rsid w:val="00017C54"/>
    <w:rsid w:val="00017CD3"/>
    <w:rsid w:val="0002012A"/>
    <w:rsid w:val="000201CF"/>
    <w:rsid w:val="00020337"/>
    <w:rsid w:val="000203BE"/>
    <w:rsid w:val="000205D4"/>
    <w:rsid w:val="000208CA"/>
    <w:rsid w:val="00020EE5"/>
    <w:rsid w:val="00021269"/>
    <w:rsid w:val="00021631"/>
    <w:rsid w:val="000217D7"/>
    <w:rsid w:val="00021818"/>
    <w:rsid w:val="00021B76"/>
    <w:rsid w:val="00021BDB"/>
    <w:rsid w:val="00021C09"/>
    <w:rsid w:val="0002239C"/>
    <w:rsid w:val="00022D1D"/>
    <w:rsid w:val="0002355B"/>
    <w:rsid w:val="000236F1"/>
    <w:rsid w:val="00023CDB"/>
    <w:rsid w:val="0002557D"/>
    <w:rsid w:val="00025638"/>
    <w:rsid w:val="0002592C"/>
    <w:rsid w:val="00025CDB"/>
    <w:rsid w:val="000264FA"/>
    <w:rsid w:val="00026E86"/>
    <w:rsid w:val="00027507"/>
    <w:rsid w:val="00027A5F"/>
    <w:rsid w:val="00027C55"/>
    <w:rsid w:val="00027F86"/>
    <w:rsid w:val="00030125"/>
    <w:rsid w:val="000303A2"/>
    <w:rsid w:val="00030579"/>
    <w:rsid w:val="000308FB"/>
    <w:rsid w:val="00030E92"/>
    <w:rsid w:val="0003120E"/>
    <w:rsid w:val="00031976"/>
    <w:rsid w:val="00032372"/>
    <w:rsid w:val="00032931"/>
    <w:rsid w:val="00032C81"/>
    <w:rsid w:val="00032E8E"/>
    <w:rsid w:val="0003355B"/>
    <w:rsid w:val="00033EA4"/>
    <w:rsid w:val="00034107"/>
    <w:rsid w:val="00034C09"/>
    <w:rsid w:val="00034DA0"/>
    <w:rsid w:val="00034FD3"/>
    <w:rsid w:val="00034FED"/>
    <w:rsid w:val="000357ED"/>
    <w:rsid w:val="000358ED"/>
    <w:rsid w:val="00035D95"/>
    <w:rsid w:val="00036227"/>
    <w:rsid w:val="000363AF"/>
    <w:rsid w:val="00036EDF"/>
    <w:rsid w:val="00037372"/>
    <w:rsid w:val="00037566"/>
    <w:rsid w:val="00040370"/>
    <w:rsid w:val="000404B7"/>
    <w:rsid w:val="00040D4F"/>
    <w:rsid w:val="00040E72"/>
    <w:rsid w:val="00040EA2"/>
    <w:rsid w:val="0004217C"/>
    <w:rsid w:val="00042308"/>
    <w:rsid w:val="00042467"/>
    <w:rsid w:val="00042555"/>
    <w:rsid w:val="00042944"/>
    <w:rsid w:val="000429EE"/>
    <w:rsid w:val="0004370E"/>
    <w:rsid w:val="000439A7"/>
    <w:rsid w:val="00043B15"/>
    <w:rsid w:val="00043D28"/>
    <w:rsid w:val="00044001"/>
    <w:rsid w:val="000446B6"/>
    <w:rsid w:val="00044D48"/>
    <w:rsid w:val="00045784"/>
    <w:rsid w:val="000464E0"/>
    <w:rsid w:val="000466D6"/>
    <w:rsid w:val="0004677D"/>
    <w:rsid w:val="00046BE4"/>
    <w:rsid w:val="000472AF"/>
    <w:rsid w:val="00047778"/>
    <w:rsid w:val="00047D86"/>
    <w:rsid w:val="00047E13"/>
    <w:rsid w:val="00047E83"/>
    <w:rsid w:val="0005042F"/>
    <w:rsid w:val="00050C50"/>
    <w:rsid w:val="00052199"/>
    <w:rsid w:val="0005224A"/>
    <w:rsid w:val="00052266"/>
    <w:rsid w:val="00052CBE"/>
    <w:rsid w:val="00052E14"/>
    <w:rsid w:val="00053321"/>
    <w:rsid w:val="00053E85"/>
    <w:rsid w:val="00054361"/>
    <w:rsid w:val="0005482E"/>
    <w:rsid w:val="00054B04"/>
    <w:rsid w:val="00054CDA"/>
    <w:rsid w:val="00054DC9"/>
    <w:rsid w:val="000565C2"/>
    <w:rsid w:val="00056BA7"/>
    <w:rsid w:val="00056C2B"/>
    <w:rsid w:val="00057438"/>
    <w:rsid w:val="0005759A"/>
    <w:rsid w:val="00057C2B"/>
    <w:rsid w:val="00060163"/>
    <w:rsid w:val="000602C1"/>
    <w:rsid w:val="000604B1"/>
    <w:rsid w:val="000604FB"/>
    <w:rsid w:val="000607FB"/>
    <w:rsid w:val="00060C60"/>
    <w:rsid w:val="0006131B"/>
    <w:rsid w:val="000618A5"/>
    <w:rsid w:val="0006194A"/>
    <w:rsid w:val="000619D8"/>
    <w:rsid w:val="00062286"/>
    <w:rsid w:val="000622C1"/>
    <w:rsid w:val="00062ACD"/>
    <w:rsid w:val="0006301C"/>
    <w:rsid w:val="00063025"/>
    <w:rsid w:val="0006315F"/>
    <w:rsid w:val="00063366"/>
    <w:rsid w:val="00063A88"/>
    <w:rsid w:val="00063CDA"/>
    <w:rsid w:val="00063F6E"/>
    <w:rsid w:val="000640AB"/>
    <w:rsid w:val="0006411E"/>
    <w:rsid w:val="000643A2"/>
    <w:rsid w:val="000643B0"/>
    <w:rsid w:val="00064E34"/>
    <w:rsid w:val="0006502A"/>
    <w:rsid w:val="0006521D"/>
    <w:rsid w:val="000652CC"/>
    <w:rsid w:val="000654B2"/>
    <w:rsid w:val="000654CD"/>
    <w:rsid w:val="00065E79"/>
    <w:rsid w:val="0006666F"/>
    <w:rsid w:val="0006685C"/>
    <w:rsid w:val="00066C77"/>
    <w:rsid w:val="00066E0A"/>
    <w:rsid w:val="0006788C"/>
    <w:rsid w:val="00067ACB"/>
    <w:rsid w:val="00067C60"/>
    <w:rsid w:val="00067C9D"/>
    <w:rsid w:val="00070278"/>
    <w:rsid w:val="0007071E"/>
    <w:rsid w:val="00070A04"/>
    <w:rsid w:val="00070B56"/>
    <w:rsid w:val="00070B6B"/>
    <w:rsid w:val="00070C86"/>
    <w:rsid w:val="00070D87"/>
    <w:rsid w:val="00070D8A"/>
    <w:rsid w:val="00070EEA"/>
    <w:rsid w:val="00070FF9"/>
    <w:rsid w:val="00071152"/>
    <w:rsid w:val="000713DC"/>
    <w:rsid w:val="00071502"/>
    <w:rsid w:val="000718EE"/>
    <w:rsid w:val="00071F34"/>
    <w:rsid w:val="00072375"/>
    <w:rsid w:val="000724E9"/>
    <w:rsid w:val="00072C38"/>
    <w:rsid w:val="00072E20"/>
    <w:rsid w:val="0007339A"/>
    <w:rsid w:val="0007380D"/>
    <w:rsid w:val="0007381A"/>
    <w:rsid w:val="00073861"/>
    <w:rsid w:val="00073863"/>
    <w:rsid w:val="000738AC"/>
    <w:rsid w:val="000741FE"/>
    <w:rsid w:val="00074222"/>
    <w:rsid w:val="000750D6"/>
    <w:rsid w:val="00075262"/>
    <w:rsid w:val="000752FF"/>
    <w:rsid w:val="00075319"/>
    <w:rsid w:val="00075817"/>
    <w:rsid w:val="00075829"/>
    <w:rsid w:val="0007594F"/>
    <w:rsid w:val="00075D90"/>
    <w:rsid w:val="00075FB5"/>
    <w:rsid w:val="00076B7D"/>
    <w:rsid w:val="00076C5E"/>
    <w:rsid w:val="00077368"/>
    <w:rsid w:val="00077480"/>
    <w:rsid w:val="0007779F"/>
    <w:rsid w:val="000778B7"/>
    <w:rsid w:val="0008018C"/>
    <w:rsid w:val="00080474"/>
    <w:rsid w:val="000805DC"/>
    <w:rsid w:val="00081094"/>
    <w:rsid w:val="0008146C"/>
    <w:rsid w:val="00081A29"/>
    <w:rsid w:val="00081BA1"/>
    <w:rsid w:val="00081D1E"/>
    <w:rsid w:val="00082F10"/>
    <w:rsid w:val="00083356"/>
    <w:rsid w:val="0008337C"/>
    <w:rsid w:val="000835D3"/>
    <w:rsid w:val="000837EC"/>
    <w:rsid w:val="00083B3F"/>
    <w:rsid w:val="00084957"/>
    <w:rsid w:val="0008527D"/>
    <w:rsid w:val="00085800"/>
    <w:rsid w:val="000858ED"/>
    <w:rsid w:val="00086420"/>
    <w:rsid w:val="0008656F"/>
    <w:rsid w:val="000867EE"/>
    <w:rsid w:val="00086923"/>
    <w:rsid w:val="00086AFF"/>
    <w:rsid w:val="00086C25"/>
    <w:rsid w:val="00086DAB"/>
    <w:rsid w:val="00086F7A"/>
    <w:rsid w:val="00087472"/>
    <w:rsid w:val="000874DB"/>
    <w:rsid w:val="00087B4B"/>
    <w:rsid w:val="00087B6F"/>
    <w:rsid w:val="00087C65"/>
    <w:rsid w:val="0009015B"/>
    <w:rsid w:val="000906DC"/>
    <w:rsid w:val="00090706"/>
    <w:rsid w:val="000907B7"/>
    <w:rsid w:val="00090A6E"/>
    <w:rsid w:val="00090C9C"/>
    <w:rsid w:val="000910C2"/>
    <w:rsid w:val="00091B1E"/>
    <w:rsid w:val="00091E42"/>
    <w:rsid w:val="000923B9"/>
    <w:rsid w:val="00092CFD"/>
    <w:rsid w:val="00092FD8"/>
    <w:rsid w:val="00093679"/>
    <w:rsid w:val="00094137"/>
    <w:rsid w:val="00094413"/>
    <w:rsid w:val="0009542C"/>
    <w:rsid w:val="00095CF4"/>
    <w:rsid w:val="00095F74"/>
    <w:rsid w:val="000961F2"/>
    <w:rsid w:val="00096521"/>
    <w:rsid w:val="000967C1"/>
    <w:rsid w:val="0009778F"/>
    <w:rsid w:val="000A0F5B"/>
    <w:rsid w:val="000A1C04"/>
    <w:rsid w:val="000A1DB1"/>
    <w:rsid w:val="000A22F6"/>
    <w:rsid w:val="000A28D7"/>
    <w:rsid w:val="000A2DD3"/>
    <w:rsid w:val="000A343F"/>
    <w:rsid w:val="000A3BD7"/>
    <w:rsid w:val="000A443F"/>
    <w:rsid w:val="000A4796"/>
    <w:rsid w:val="000A488E"/>
    <w:rsid w:val="000A5160"/>
    <w:rsid w:val="000A5EB2"/>
    <w:rsid w:val="000A5F53"/>
    <w:rsid w:val="000A6185"/>
    <w:rsid w:val="000A659B"/>
    <w:rsid w:val="000A6AC6"/>
    <w:rsid w:val="000A6F74"/>
    <w:rsid w:val="000A70D5"/>
    <w:rsid w:val="000A743C"/>
    <w:rsid w:val="000A7848"/>
    <w:rsid w:val="000A7948"/>
    <w:rsid w:val="000A7B79"/>
    <w:rsid w:val="000A7B98"/>
    <w:rsid w:val="000B0136"/>
    <w:rsid w:val="000B019A"/>
    <w:rsid w:val="000B0201"/>
    <w:rsid w:val="000B03F0"/>
    <w:rsid w:val="000B0B01"/>
    <w:rsid w:val="000B0B7A"/>
    <w:rsid w:val="000B0C23"/>
    <w:rsid w:val="000B0D23"/>
    <w:rsid w:val="000B0D34"/>
    <w:rsid w:val="000B1025"/>
    <w:rsid w:val="000B124B"/>
    <w:rsid w:val="000B16B6"/>
    <w:rsid w:val="000B18A9"/>
    <w:rsid w:val="000B1AA3"/>
    <w:rsid w:val="000B3409"/>
    <w:rsid w:val="000B356C"/>
    <w:rsid w:val="000B3597"/>
    <w:rsid w:val="000B35A8"/>
    <w:rsid w:val="000B4533"/>
    <w:rsid w:val="000B47FD"/>
    <w:rsid w:val="000B4B9C"/>
    <w:rsid w:val="000B4F67"/>
    <w:rsid w:val="000B5122"/>
    <w:rsid w:val="000B52D1"/>
    <w:rsid w:val="000B58DB"/>
    <w:rsid w:val="000B5B4E"/>
    <w:rsid w:val="000B604D"/>
    <w:rsid w:val="000B6095"/>
    <w:rsid w:val="000B60CD"/>
    <w:rsid w:val="000B618F"/>
    <w:rsid w:val="000B637C"/>
    <w:rsid w:val="000B7446"/>
    <w:rsid w:val="000B7F6A"/>
    <w:rsid w:val="000C16DB"/>
    <w:rsid w:val="000C17DC"/>
    <w:rsid w:val="000C1955"/>
    <w:rsid w:val="000C1EB6"/>
    <w:rsid w:val="000C2057"/>
    <w:rsid w:val="000C217E"/>
    <w:rsid w:val="000C2B3A"/>
    <w:rsid w:val="000C2C62"/>
    <w:rsid w:val="000C3C86"/>
    <w:rsid w:val="000C4769"/>
    <w:rsid w:val="000C477C"/>
    <w:rsid w:val="000C52C4"/>
    <w:rsid w:val="000C5324"/>
    <w:rsid w:val="000C5A6A"/>
    <w:rsid w:val="000C5BC1"/>
    <w:rsid w:val="000C6BB5"/>
    <w:rsid w:val="000C7E1D"/>
    <w:rsid w:val="000D018B"/>
    <w:rsid w:val="000D06D7"/>
    <w:rsid w:val="000D0B31"/>
    <w:rsid w:val="000D10C5"/>
    <w:rsid w:val="000D1795"/>
    <w:rsid w:val="000D19D3"/>
    <w:rsid w:val="000D1C10"/>
    <w:rsid w:val="000D1F7F"/>
    <w:rsid w:val="000D213D"/>
    <w:rsid w:val="000D2830"/>
    <w:rsid w:val="000D294D"/>
    <w:rsid w:val="000D2A6E"/>
    <w:rsid w:val="000D2AF9"/>
    <w:rsid w:val="000D3121"/>
    <w:rsid w:val="000D35E8"/>
    <w:rsid w:val="000D36BA"/>
    <w:rsid w:val="000D37F2"/>
    <w:rsid w:val="000D3962"/>
    <w:rsid w:val="000D3D16"/>
    <w:rsid w:val="000D3DA1"/>
    <w:rsid w:val="000D3EF0"/>
    <w:rsid w:val="000D4232"/>
    <w:rsid w:val="000D4838"/>
    <w:rsid w:val="000D4E1E"/>
    <w:rsid w:val="000D4F42"/>
    <w:rsid w:val="000D543C"/>
    <w:rsid w:val="000D565A"/>
    <w:rsid w:val="000D5908"/>
    <w:rsid w:val="000D596B"/>
    <w:rsid w:val="000D5B19"/>
    <w:rsid w:val="000D5BC7"/>
    <w:rsid w:val="000D5D5D"/>
    <w:rsid w:val="000D607A"/>
    <w:rsid w:val="000D62B3"/>
    <w:rsid w:val="000D71D0"/>
    <w:rsid w:val="000D753A"/>
    <w:rsid w:val="000D7D21"/>
    <w:rsid w:val="000E0986"/>
    <w:rsid w:val="000E11E1"/>
    <w:rsid w:val="000E16ED"/>
    <w:rsid w:val="000E2645"/>
    <w:rsid w:val="000E2AEE"/>
    <w:rsid w:val="000E304A"/>
    <w:rsid w:val="000E3424"/>
    <w:rsid w:val="000E35CD"/>
    <w:rsid w:val="000E3699"/>
    <w:rsid w:val="000E385B"/>
    <w:rsid w:val="000E3AF8"/>
    <w:rsid w:val="000E3AFE"/>
    <w:rsid w:val="000E3DB2"/>
    <w:rsid w:val="000E3EB6"/>
    <w:rsid w:val="000E3F1A"/>
    <w:rsid w:val="000E6119"/>
    <w:rsid w:val="000E6644"/>
    <w:rsid w:val="000E6C7B"/>
    <w:rsid w:val="000E6E5D"/>
    <w:rsid w:val="000E7875"/>
    <w:rsid w:val="000E7A4D"/>
    <w:rsid w:val="000E7D68"/>
    <w:rsid w:val="000F0052"/>
    <w:rsid w:val="000F06C8"/>
    <w:rsid w:val="000F0AE3"/>
    <w:rsid w:val="000F0F86"/>
    <w:rsid w:val="000F1383"/>
    <w:rsid w:val="000F17D5"/>
    <w:rsid w:val="000F1A53"/>
    <w:rsid w:val="000F1D90"/>
    <w:rsid w:val="000F1E04"/>
    <w:rsid w:val="000F20EC"/>
    <w:rsid w:val="000F257B"/>
    <w:rsid w:val="000F2863"/>
    <w:rsid w:val="000F2C2E"/>
    <w:rsid w:val="000F2CEB"/>
    <w:rsid w:val="000F316D"/>
    <w:rsid w:val="000F40D9"/>
    <w:rsid w:val="000F43AC"/>
    <w:rsid w:val="000F4536"/>
    <w:rsid w:val="000F46F7"/>
    <w:rsid w:val="000F51C5"/>
    <w:rsid w:val="000F55EC"/>
    <w:rsid w:val="000F561C"/>
    <w:rsid w:val="000F5780"/>
    <w:rsid w:val="000F58A7"/>
    <w:rsid w:val="000F5A52"/>
    <w:rsid w:val="000F5E53"/>
    <w:rsid w:val="000F633A"/>
    <w:rsid w:val="000F6A48"/>
    <w:rsid w:val="000F6C03"/>
    <w:rsid w:val="000F6D8A"/>
    <w:rsid w:val="000F7463"/>
    <w:rsid w:val="000F7677"/>
    <w:rsid w:val="000F7742"/>
    <w:rsid w:val="000F7D6B"/>
    <w:rsid w:val="000F7EAA"/>
    <w:rsid w:val="00100682"/>
    <w:rsid w:val="001009EA"/>
    <w:rsid w:val="0010170B"/>
    <w:rsid w:val="001018F2"/>
    <w:rsid w:val="00101A7F"/>
    <w:rsid w:val="00101E0A"/>
    <w:rsid w:val="00101F50"/>
    <w:rsid w:val="0010227A"/>
    <w:rsid w:val="00102A50"/>
    <w:rsid w:val="00102F02"/>
    <w:rsid w:val="001030D7"/>
    <w:rsid w:val="001031B6"/>
    <w:rsid w:val="0010328A"/>
    <w:rsid w:val="00103713"/>
    <w:rsid w:val="00103731"/>
    <w:rsid w:val="0010381E"/>
    <w:rsid w:val="00104281"/>
    <w:rsid w:val="00104E80"/>
    <w:rsid w:val="00104FD1"/>
    <w:rsid w:val="00105165"/>
    <w:rsid w:val="00105582"/>
    <w:rsid w:val="001056C5"/>
    <w:rsid w:val="00105775"/>
    <w:rsid w:val="00105E29"/>
    <w:rsid w:val="00106210"/>
    <w:rsid w:val="00106451"/>
    <w:rsid w:val="001068C6"/>
    <w:rsid w:val="00106955"/>
    <w:rsid w:val="001079B6"/>
    <w:rsid w:val="00107A2E"/>
    <w:rsid w:val="00107EF6"/>
    <w:rsid w:val="001101EF"/>
    <w:rsid w:val="00110B0C"/>
    <w:rsid w:val="00110B0F"/>
    <w:rsid w:val="0011157A"/>
    <w:rsid w:val="001119F1"/>
    <w:rsid w:val="00111B32"/>
    <w:rsid w:val="00111B74"/>
    <w:rsid w:val="0011213F"/>
    <w:rsid w:val="001122B8"/>
    <w:rsid w:val="00112AD5"/>
    <w:rsid w:val="00112C4D"/>
    <w:rsid w:val="00112F98"/>
    <w:rsid w:val="00113094"/>
    <w:rsid w:val="001130F2"/>
    <w:rsid w:val="00113165"/>
    <w:rsid w:val="001133E4"/>
    <w:rsid w:val="00113D3A"/>
    <w:rsid w:val="0011435C"/>
    <w:rsid w:val="00114513"/>
    <w:rsid w:val="001149E1"/>
    <w:rsid w:val="00114B0E"/>
    <w:rsid w:val="00114BA4"/>
    <w:rsid w:val="00114C26"/>
    <w:rsid w:val="00114F1E"/>
    <w:rsid w:val="001153C5"/>
    <w:rsid w:val="00115496"/>
    <w:rsid w:val="001154DC"/>
    <w:rsid w:val="001155E8"/>
    <w:rsid w:val="00115948"/>
    <w:rsid w:val="0011595C"/>
    <w:rsid w:val="00115998"/>
    <w:rsid w:val="00115A11"/>
    <w:rsid w:val="00115CA0"/>
    <w:rsid w:val="00116A24"/>
    <w:rsid w:val="00116A76"/>
    <w:rsid w:val="00116C8A"/>
    <w:rsid w:val="00116EEE"/>
    <w:rsid w:val="001171ED"/>
    <w:rsid w:val="00117C76"/>
    <w:rsid w:val="00117DC9"/>
    <w:rsid w:val="001201DF"/>
    <w:rsid w:val="00120233"/>
    <w:rsid w:val="00120241"/>
    <w:rsid w:val="00120291"/>
    <w:rsid w:val="001204CC"/>
    <w:rsid w:val="00120DBA"/>
    <w:rsid w:val="00120F04"/>
    <w:rsid w:val="00121153"/>
    <w:rsid w:val="001217A6"/>
    <w:rsid w:val="001220D7"/>
    <w:rsid w:val="0012264E"/>
    <w:rsid w:val="00122AB6"/>
    <w:rsid w:val="00122EE8"/>
    <w:rsid w:val="0012316E"/>
    <w:rsid w:val="001235ED"/>
    <w:rsid w:val="001236F3"/>
    <w:rsid w:val="00123DFF"/>
    <w:rsid w:val="00124791"/>
    <w:rsid w:val="001249D4"/>
    <w:rsid w:val="00124D50"/>
    <w:rsid w:val="00124DB2"/>
    <w:rsid w:val="00125233"/>
    <w:rsid w:val="001254AD"/>
    <w:rsid w:val="00125981"/>
    <w:rsid w:val="00125A5E"/>
    <w:rsid w:val="00125B12"/>
    <w:rsid w:val="00125D08"/>
    <w:rsid w:val="0012616E"/>
    <w:rsid w:val="001262C7"/>
    <w:rsid w:val="00126338"/>
    <w:rsid w:val="00126CF2"/>
    <w:rsid w:val="0012750E"/>
    <w:rsid w:val="0013004B"/>
    <w:rsid w:val="00130069"/>
    <w:rsid w:val="001304D8"/>
    <w:rsid w:val="001306DC"/>
    <w:rsid w:val="0013087C"/>
    <w:rsid w:val="001309ED"/>
    <w:rsid w:val="00130DA2"/>
    <w:rsid w:val="00131394"/>
    <w:rsid w:val="00131732"/>
    <w:rsid w:val="00131AB7"/>
    <w:rsid w:val="00131C5C"/>
    <w:rsid w:val="0013287F"/>
    <w:rsid w:val="00132FC8"/>
    <w:rsid w:val="0013312C"/>
    <w:rsid w:val="00133652"/>
    <w:rsid w:val="0013391D"/>
    <w:rsid w:val="00133BC6"/>
    <w:rsid w:val="001341E5"/>
    <w:rsid w:val="00134B28"/>
    <w:rsid w:val="00134C48"/>
    <w:rsid w:val="00135FCB"/>
    <w:rsid w:val="001367CD"/>
    <w:rsid w:val="00137B66"/>
    <w:rsid w:val="00137C37"/>
    <w:rsid w:val="0014003A"/>
    <w:rsid w:val="001405F6"/>
    <w:rsid w:val="001406B3"/>
    <w:rsid w:val="00140789"/>
    <w:rsid w:val="001408A2"/>
    <w:rsid w:val="00140A74"/>
    <w:rsid w:val="00141993"/>
    <w:rsid w:val="00141B08"/>
    <w:rsid w:val="00141ED0"/>
    <w:rsid w:val="001423A6"/>
    <w:rsid w:val="00142C5D"/>
    <w:rsid w:val="00142D92"/>
    <w:rsid w:val="00143526"/>
    <w:rsid w:val="00143CE9"/>
    <w:rsid w:val="0014453D"/>
    <w:rsid w:val="00144AC9"/>
    <w:rsid w:val="00144B26"/>
    <w:rsid w:val="00145049"/>
    <w:rsid w:val="00145858"/>
    <w:rsid w:val="0014585D"/>
    <w:rsid w:val="001459A3"/>
    <w:rsid w:val="00145C55"/>
    <w:rsid w:val="00145D17"/>
    <w:rsid w:val="00146B01"/>
    <w:rsid w:val="00147434"/>
    <w:rsid w:val="00147969"/>
    <w:rsid w:val="00147AD7"/>
    <w:rsid w:val="00147CAB"/>
    <w:rsid w:val="00147D47"/>
    <w:rsid w:val="00147D65"/>
    <w:rsid w:val="00147EE2"/>
    <w:rsid w:val="00147FFA"/>
    <w:rsid w:val="00150004"/>
    <w:rsid w:val="001502CD"/>
    <w:rsid w:val="00150509"/>
    <w:rsid w:val="00150702"/>
    <w:rsid w:val="00150A42"/>
    <w:rsid w:val="00150C59"/>
    <w:rsid w:val="00150F92"/>
    <w:rsid w:val="00151035"/>
    <w:rsid w:val="0015135A"/>
    <w:rsid w:val="00151EF1"/>
    <w:rsid w:val="00151F44"/>
    <w:rsid w:val="001522B2"/>
    <w:rsid w:val="00152E3B"/>
    <w:rsid w:val="00152F5B"/>
    <w:rsid w:val="00153142"/>
    <w:rsid w:val="001531D3"/>
    <w:rsid w:val="001533CC"/>
    <w:rsid w:val="00153530"/>
    <w:rsid w:val="00154310"/>
    <w:rsid w:val="00154579"/>
    <w:rsid w:val="00155470"/>
    <w:rsid w:val="00155476"/>
    <w:rsid w:val="00155AD6"/>
    <w:rsid w:val="00156784"/>
    <w:rsid w:val="00156989"/>
    <w:rsid w:val="00156C64"/>
    <w:rsid w:val="00156C7D"/>
    <w:rsid w:val="00160299"/>
    <w:rsid w:val="001611BD"/>
    <w:rsid w:val="001612D4"/>
    <w:rsid w:val="0016192B"/>
    <w:rsid w:val="00161BAC"/>
    <w:rsid w:val="001620AA"/>
    <w:rsid w:val="00162109"/>
    <w:rsid w:val="001623F8"/>
    <w:rsid w:val="00162452"/>
    <w:rsid w:val="00162C0F"/>
    <w:rsid w:val="001636FD"/>
    <w:rsid w:val="00164242"/>
    <w:rsid w:val="001648BE"/>
    <w:rsid w:val="00164B8A"/>
    <w:rsid w:val="00164C79"/>
    <w:rsid w:val="00165208"/>
    <w:rsid w:val="0016520B"/>
    <w:rsid w:val="0016574F"/>
    <w:rsid w:val="00165CC9"/>
    <w:rsid w:val="0016613D"/>
    <w:rsid w:val="00166297"/>
    <w:rsid w:val="0016629D"/>
    <w:rsid w:val="00166374"/>
    <w:rsid w:val="0016674B"/>
    <w:rsid w:val="0016695A"/>
    <w:rsid w:val="00166C4C"/>
    <w:rsid w:val="00167B23"/>
    <w:rsid w:val="00167C2F"/>
    <w:rsid w:val="0017032B"/>
    <w:rsid w:val="0017229F"/>
    <w:rsid w:val="001722FD"/>
    <w:rsid w:val="00172431"/>
    <w:rsid w:val="001724D5"/>
    <w:rsid w:val="00172854"/>
    <w:rsid w:val="00172937"/>
    <w:rsid w:val="00172C9E"/>
    <w:rsid w:val="00172EB1"/>
    <w:rsid w:val="001733E1"/>
    <w:rsid w:val="001734F7"/>
    <w:rsid w:val="00173657"/>
    <w:rsid w:val="00173BC5"/>
    <w:rsid w:val="0017443D"/>
    <w:rsid w:val="00174475"/>
    <w:rsid w:val="00174F3B"/>
    <w:rsid w:val="001754E4"/>
    <w:rsid w:val="00175518"/>
    <w:rsid w:val="00175A16"/>
    <w:rsid w:val="00175B76"/>
    <w:rsid w:val="001766E4"/>
    <w:rsid w:val="00176B3A"/>
    <w:rsid w:val="0017703A"/>
    <w:rsid w:val="00177177"/>
    <w:rsid w:val="001771CB"/>
    <w:rsid w:val="00177433"/>
    <w:rsid w:val="00177871"/>
    <w:rsid w:val="00177DC8"/>
    <w:rsid w:val="001800ED"/>
    <w:rsid w:val="00180CC0"/>
    <w:rsid w:val="001820E6"/>
    <w:rsid w:val="00182100"/>
    <w:rsid w:val="00182607"/>
    <w:rsid w:val="0018261C"/>
    <w:rsid w:val="00182C2F"/>
    <w:rsid w:val="00182EDC"/>
    <w:rsid w:val="00183597"/>
    <w:rsid w:val="00183621"/>
    <w:rsid w:val="00183713"/>
    <w:rsid w:val="001837F5"/>
    <w:rsid w:val="00183FF7"/>
    <w:rsid w:val="00184271"/>
    <w:rsid w:val="0018430E"/>
    <w:rsid w:val="00184B36"/>
    <w:rsid w:val="00184CEE"/>
    <w:rsid w:val="00184F95"/>
    <w:rsid w:val="001850CC"/>
    <w:rsid w:val="00185268"/>
    <w:rsid w:val="001857CF"/>
    <w:rsid w:val="00185C91"/>
    <w:rsid w:val="00185DA8"/>
    <w:rsid w:val="001862A8"/>
    <w:rsid w:val="001862D5"/>
    <w:rsid w:val="00186939"/>
    <w:rsid w:val="001876A3"/>
    <w:rsid w:val="001876C1"/>
    <w:rsid w:val="00187EED"/>
    <w:rsid w:val="001904BD"/>
    <w:rsid w:val="00190506"/>
    <w:rsid w:val="001909D0"/>
    <w:rsid w:val="00191D12"/>
    <w:rsid w:val="00191DB4"/>
    <w:rsid w:val="00191ED5"/>
    <w:rsid w:val="0019253B"/>
    <w:rsid w:val="00192B6E"/>
    <w:rsid w:val="00192CD2"/>
    <w:rsid w:val="001930BB"/>
    <w:rsid w:val="001942B6"/>
    <w:rsid w:val="001959AC"/>
    <w:rsid w:val="00195E0B"/>
    <w:rsid w:val="00196410"/>
    <w:rsid w:val="00196FB7"/>
    <w:rsid w:val="00197172"/>
    <w:rsid w:val="0019734D"/>
    <w:rsid w:val="001979E4"/>
    <w:rsid w:val="00197A04"/>
    <w:rsid w:val="00197D48"/>
    <w:rsid w:val="001A018B"/>
    <w:rsid w:val="001A027C"/>
    <w:rsid w:val="001A10F3"/>
    <w:rsid w:val="001A1488"/>
    <w:rsid w:val="001A17DF"/>
    <w:rsid w:val="001A18CC"/>
    <w:rsid w:val="001A1A7C"/>
    <w:rsid w:val="001A1E63"/>
    <w:rsid w:val="001A2730"/>
    <w:rsid w:val="001A34B5"/>
    <w:rsid w:val="001A39C7"/>
    <w:rsid w:val="001A3F5F"/>
    <w:rsid w:val="001A4C7C"/>
    <w:rsid w:val="001A5112"/>
    <w:rsid w:val="001A5334"/>
    <w:rsid w:val="001A544A"/>
    <w:rsid w:val="001A556E"/>
    <w:rsid w:val="001A58B9"/>
    <w:rsid w:val="001A5AC6"/>
    <w:rsid w:val="001A6636"/>
    <w:rsid w:val="001A6E3E"/>
    <w:rsid w:val="001A731D"/>
    <w:rsid w:val="001A74CE"/>
    <w:rsid w:val="001A78F4"/>
    <w:rsid w:val="001A791A"/>
    <w:rsid w:val="001B0224"/>
    <w:rsid w:val="001B04AE"/>
    <w:rsid w:val="001B0583"/>
    <w:rsid w:val="001B2679"/>
    <w:rsid w:val="001B278F"/>
    <w:rsid w:val="001B2B28"/>
    <w:rsid w:val="001B2CEC"/>
    <w:rsid w:val="001B2D92"/>
    <w:rsid w:val="001B2DCC"/>
    <w:rsid w:val="001B2F4A"/>
    <w:rsid w:val="001B35D4"/>
    <w:rsid w:val="001B39A5"/>
    <w:rsid w:val="001B39DB"/>
    <w:rsid w:val="001B3DE5"/>
    <w:rsid w:val="001B3FF6"/>
    <w:rsid w:val="001B4139"/>
    <w:rsid w:val="001B43CC"/>
    <w:rsid w:val="001B45C6"/>
    <w:rsid w:val="001B4B94"/>
    <w:rsid w:val="001B5554"/>
    <w:rsid w:val="001B5765"/>
    <w:rsid w:val="001B5776"/>
    <w:rsid w:val="001B5DD5"/>
    <w:rsid w:val="001B61A5"/>
    <w:rsid w:val="001B63E0"/>
    <w:rsid w:val="001B689C"/>
    <w:rsid w:val="001B69A1"/>
    <w:rsid w:val="001B6A98"/>
    <w:rsid w:val="001B6E2C"/>
    <w:rsid w:val="001B7005"/>
    <w:rsid w:val="001B7346"/>
    <w:rsid w:val="001B788B"/>
    <w:rsid w:val="001B7926"/>
    <w:rsid w:val="001B7C4B"/>
    <w:rsid w:val="001C02F7"/>
    <w:rsid w:val="001C0E94"/>
    <w:rsid w:val="001C2178"/>
    <w:rsid w:val="001C29B3"/>
    <w:rsid w:val="001C2AC8"/>
    <w:rsid w:val="001C2EC3"/>
    <w:rsid w:val="001C33E1"/>
    <w:rsid w:val="001C3BC1"/>
    <w:rsid w:val="001C3F57"/>
    <w:rsid w:val="001C4021"/>
    <w:rsid w:val="001C42F4"/>
    <w:rsid w:val="001C4744"/>
    <w:rsid w:val="001C4C96"/>
    <w:rsid w:val="001C4FAC"/>
    <w:rsid w:val="001C55DA"/>
    <w:rsid w:val="001C58D7"/>
    <w:rsid w:val="001C5D12"/>
    <w:rsid w:val="001C5D70"/>
    <w:rsid w:val="001C5E45"/>
    <w:rsid w:val="001C6178"/>
    <w:rsid w:val="001C6AE5"/>
    <w:rsid w:val="001C6B88"/>
    <w:rsid w:val="001C720B"/>
    <w:rsid w:val="001C72DA"/>
    <w:rsid w:val="001C72E2"/>
    <w:rsid w:val="001C7AC0"/>
    <w:rsid w:val="001C7BB6"/>
    <w:rsid w:val="001C7E98"/>
    <w:rsid w:val="001D0668"/>
    <w:rsid w:val="001D06B3"/>
    <w:rsid w:val="001D08A2"/>
    <w:rsid w:val="001D08BA"/>
    <w:rsid w:val="001D0919"/>
    <w:rsid w:val="001D0A1E"/>
    <w:rsid w:val="001D0ADE"/>
    <w:rsid w:val="001D0BBE"/>
    <w:rsid w:val="001D0BC9"/>
    <w:rsid w:val="001D120C"/>
    <w:rsid w:val="001D137D"/>
    <w:rsid w:val="001D1C87"/>
    <w:rsid w:val="001D1CAD"/>
    <w:rsid w:val="001D1F87"/>
    <w:rsid w:val="001D22BF"/>
    <w:rsid w:val="001D231A"/>
    <w:rsid w:val="001D2710"/>
    <w:rsid w:val="001D2905"/>
    <w:rsid w:val="001D2B02"/>
    <w:rsid w:val="001D2DCB"/>
    <w:rsid w:val="001D2EED"/>
    <w:rsid w:val="001D2EF9"/>
    <w:rsid w:val="001D3EA2"/>
    <w:rsid w:val="001D4091"/>
    <w:rsid w:val="001D44D1"/>
    <w:rsid w:val="001D4A77"/>
    <w:rsid w:val="001D58FE"/>
    <w:rsid w:val="001D5AE9"/>
    <w:rsid w:val="001D64B4"/>
    <w:rsid w:val="001D66BD"/>
    <w:rsid w:val="001D6E86"/>
    <w:rsid w:val="001D7120"/>
    <w:rsid w:val="001D77D2"/>
    <w:rsid w:val="001D7C08"/>
    <w:rsid w:val="001D7C64"/>
    <w:rsid w:val="001E013E"/>
    <w:rsid w:val="001E0540"/>
    <w:rsid w:val="001E07C5"/>
    <w:rsid w:val="001E09F0"/>
    <w:rsid w:val="001E0DBA"/>
    <w:rsid w:val="001E0E48"/>
    <w:rsid w:val="001E1683"/>
    <w:rsid w:val="001E1CD8"/>
    <w:rsid w:val="001E1E0C"/>
    <w:rsid w:val="001E205D"/>
    <w:rsid w:val="001E2095"/>
    <w:rsid w:val="001E2499"/>
    <w:rsid w:val="001E283B"/>
    <w:rsid w:val="001E2910"/>
    <w:rsid w:val="001E2C69"/>
    <w:rsid w:val="001E327B"/>
    <w:rsid w:val="001E34E4"/>
    <w:rsid w:val="001E3566"/>
    <w:rsid w:val="001E375E"/>
    <w:rsid w:val="001E3857"/>
    <w:rsid w:val="001E3A2D"/>
    <w:rsid w:val="001E3D5F"/>
    <w:rsid w:val="001E4048"/>
    <w:rsid w:val="001E42F7"/>
    <w:rsid w:val="001E4824"/>
    <w:rsid w:val="001E5D8B"/>
    <w:rsid w:val="001E6044"/>
    <w:rsid w:val="001E60C6"/>
    <w:rsid w:val="001E62D2"/>
    <w:rsid w:val="001E63F2"/>
    <w:rsid w:val="001E761C"/>
    <w:rsid w:val="001E7857"/>
    <w:rsid w:val="001E7B61"/>
    <w:rsid w:val="001E7EB7"/>
    <w:rsid w:val="001F006E"/>
    <w:rsid w:val="001F0457"/>
    <w:rsid w:val="001F0471"/>
    <w:rsid w:val="001F058B"/>
    <w:rsid w:val="001F1260"/>
    <w:rsid w:val="001F1493"/>
    <w:rsid w:val="001F15F1"/>
    <w:rsid w:val="001F1659"/>
    <w:rsid w:val="001F1718"/>
    <w:rsid w:val="001F1B57"/>
    <w:rsid w:val="001F1B6E"/>
    <w:rsid w:val="001F25CE"/>
    <w:rsid w:val="001F3356"/>
    <w:rsid w:val="001F3408"/>
    <w:rsid w:val="001F39E5"/>
    <w:rsid w:val="001F3A99"/>
    <w:rsid w:val="001F3ECA"/>
    <w:rsid w:val="001F3F7B"/>
    <w:rsid w:val="001F43F4"/>
    <w:rsid w:val="001F4AB7"/>
    <w:rsid w:val="001F52EC"/>
    <w:rsid w:val="001F54C5"/>
    <w:rsid w:val="001F5735"/>
    <w:rsid w:val="001F6116"/>
    <w:rsid w:val="001F6594"/>
    <w:rsid w:val="001F7BBD"/>
    <w:rsid w:val="001F7ED9"/>
    <w:rsid w:val="001F7F58"/>
    <w:rsid w:val="00200433"/>
    <w:rsid w:val="002008D7"/>
    <w:rsid w:val="002009BB"/>
    <w:rsid w:val="00201290"/>
    <w:rsid w:val="002016CE"/>
    <w:rsid w:val="002022FE"/>
    <w:rsid w:val="002025EB"/>
    <w:rsid w:val="0020263A"/>
    <w:rsid w:val="00202BF4"/>
    <w:rsid w:val="00202FF2"/>
    <w:rsid w:val="0020325D"/>
    <w:rsid w:val="00203778"/>
    <w:rsid w:val="00203781"/>
    <w:rsid w:val="002038CE"/>
    <w:rsid w:val="00203B7A"/>
    <w:rsid w:val="00203BF5"/>
    <w:rsid w:val="0020474C"/>
    <w:rsid w:val="002052F0"/>
    <w:rsid w:val="002054CE"/>
    <w:rsid w:val="00205B40"/>
    <w:rsid w:val="002060BF"/>
    <w:rsid w:val="002061C3"/>
    <w:rsid w:val="002063D4"/>
    <w:rsid w:val="00206B78"/>
    <w:rsid w:val="00206D5C"/>
    <w:rsid w:val="00210517"/>
    <w:rsid w:val="002106BC"/>
    <w:rsid w:val="002107C7"/>
    <w:rsid w:val="00210972"/>
    <w:rsid w:val="00210E32"/>
    <w:rsid w:val="00210E71"/>
    <w:rsid w:val="002114B2"/>
    <w:rsid w:val="00211613"/>
    <w:rsid w:val="002118DD"/>
    <w:rsid w:val="00211BCF"/>
    <w:rsid w:val="00212198"/>
    <w:rsid w:val="0021270D"/>
    <w:rsid w:val="00213063"/>
    <w:rsid w:val="002135B5"/>
    <w:rsid w:val="00213759"/>
    <w:rsid w:val="00213E1D"/>
    <w:rsid w:val="002140EB"/>
    <w:rsid w:val="002140F7"/>
    <w:rsid w:val="002145B0"/>
    <w:rsid w:val="002149A1"/>
    <w:rsid w:val="00214B6A"/>
    <w:rsid w:val="00214E45"/>
    <w:rsid w:val="00214E80"/>
    <w:rsid w:val="00215F6C"/>
    <w:rsid w:val="00216496"/>
    <w:rsid w:val="00216663"/>
    <w:rsid w:val="00216C38"/>
    <w:rsid w:val="002170FD"/>
    <w:rsid w:val="0021739A"/>
    <w:rsid w:val="0021772C"/>
    <w:rsid w:val="002177FA"/>
    <w:rsid w:val="00217C56"/>
    <w:rsid w:val="00217CB3"/>
    <w:rsid w:val="00217DC8"/>
    <w:rsid w:val="00220D03"/>
    <w:rsid w:val="00220D5B"/>
    <w:rsid w:val="00221243"/>
    <w:rsid w:val="00221387"/>
    <w:rsid w:val="00221747"/>
    <w:rsid w:val="002217B1"/>
    <w:rsid w:val="00222354"/>
    <w:rsid w:val="00222A01"/>
    <w:rsid w:val="00223393"/>
    <w:rsid w:val="0022356D"/>
    <w:rsid w:val="002238D8"/>
    <w:rsid w:val="00223C93"/>
    <w:rsid w:val="00223DCD"/>
    <w:rsid w:val="00225174"/>
    <w:rsid w:val="00225267"/>
    <w:rsid w:val="002252A8"/>
    <w:rsid w:val="0022546B"/>
    <w:rsid w:val="00225566"/>
    <w:rsid w:val="00225893"/>
    <w:rsid w:val="002258FE"/>
    <w:rsid w:val="002264FC"/>
    <w:rsid w:val="00227322"/>
    <w:rsid w:val="00230261"/>
    <w:rsid w:val="0023039B"/>
    <w:rsid w:val="00230849"/>
    <w:rsid w:val="002313C0"/>
    <w:rsid w:val="00231C3D"/>
    <w:rsid w:val="00231EA3"/>
    <w:rsid w:val="00232D68"/>
    <w:rsid w:val="0023302F"/>
    <w:rsid w:val="0023357D"/>
    <w:rsid w:val="0023414E"/>
    <w:rsid w:val="00234472"/>
    <w:rsid w:val="0023448B"/>
    <w:rsid w:val="00234C7D"/>
    <w:rsid w:val="002350BF"/>
    <w:rsid w:val="002352CD"/>
    <w:rsid w:val="00235551"/>
    <w:rsid w:val="002357FE"/>
    <w:rsid w:val="00235EF8"/>
    <w:rsid w:val="00235F36"/>
    <w:rsid w:val="002361D2"/>
    <w:rsid w:val="00236347"/>
    <w:rsid w:val="00236909"/>
    <w:rsid w:val="00237176"/>
    <w:rsid w:val="00237722"/>
    <w:rsid w:val="00237C42"/>
    <w:rsid w:val="00237D4B"/>
    <w:rsid w:val="002401D5"/>
    <w:rsid w:val="00240280"/>
    <w:rsid w:val="00240320"/>
    <w:rsid w:val="0024036C"/>
    <w:rsid w:val="002409BE"/>
    <w:rsid w:val="00240BB7"/>
    <w:rsid w:val="00240CD1"/>
    <w:rsid w:val="00240E13"/>
    <w:rsid w:val="00240FFA"/>
    <w:rsid w:val="002410D4"/>
    <w:rsid w:val="002423CD"/>
    <w:rsid w:val="00242ABE"/>
    <w:rsid w:val="002435D8"/>
    <w:rsid w:val="0024366B"/>
    <w:rsid w:val="002437FB"/>
    <w:rsid w:val="00243A11"/>
    <w:rsid w:val="00243AA6"/>
    <w:rsid w:val="00244945"/>
    <w:rsid w:val="002449DD"/>
    <w:rsid w:val="00244AE9"/>
    <w:rsid w:val="00245662"/>
    <w:rsid w:val="002456B1"/>
    <w:rsid w:val="00245CF9"/>
    <w:rsid w:val="00245DFD"/>
    <w:rsid w:val="0024606A"/>
    <w:rsid w:val="00246EA3"/>
    <w:rsid w:val="00246F37"/>
    <w:rsid w:val="00247FD6"/>
    <w:rsid w:val="00247FDC"/>
    <w:rsid w:val="002500D8"/>
    <w:rsid w:val="00250165"/>
    <w:rsid w:val="00250DA0"/>
    <w:rsid w:val="00250FC9"/>
    <w:rsid w:val="00251BFE"/>
    <w:rsid w:val="00252C98"/>
    <w:rsid w:val="00252F27"/>
    <w:rsid w:val="002531EB"/>
    <w:rsid w:val="0025327D"/>
    <w:rsid w:val="002535FD"/>
    <w:rsid w:val="002536F7"/>
    <w:rsid w:val="0025382E"/>
    <w:rsid w:val="00253D5C"/>
    <w:rsid w:val="0025487F"/>
    <w:rsid w:val="00254D8A"/>
    <w:rsid w:val="00254EEF"/>
    <w:rsid w:val="002556B1"/>
    <w:rsid w:val="00255FD5"/>
    <w:rsid w:val="00256A23"/>
    <w:rsid w:val="00256A52"/>
    <w:rsid w:val="00256AA6"/>
    <w:rsid w:val="00256BB6"/>
    <w:rsid w:val="00256D41"/>
    <w:rsid w:val="00256FA0"/>
    <w:rsid w:val="00257042"/>
    <w:rsid w:val="00257200"/>
    <w:rsid w:val="00257258"/>
    <w:rsid w:val="002573DD"/>
    <w:rsid w:val="002576AB"/>
    <w:rsid w:val="00257832"/>
    <w:rsid w:val="00260066"/>
    <w:rsid w:val="00260442"/>
    <w:rsid w:val="00261087"/>
    <w:rsid w:val="002610F2"/>
    <w:rsid w:val="00261405"/>
    <w:rsid w:val="00261437"/>
    <w:rsid w:val="002619F4"/>
    <w:rsid w:val="00261D20"/>
    <w:rsid w:val="002627BE"/>
    <w:rsid w:val="002628D6"/>
    <w:rsid w:val="00262A58"/>
    <w:rsid w:val="00262A94"/>
    <w:rsid w:val="00262AD0"/>
    <w:rsid w:val="00262E01"/>
    <w:rsid w:val="00262F4D"/>
    <w:rsid w:val="0026319F"/>
    <w:rsid w:val="00263528"/>
    <w:rsid w:val="0026358B"/>
    <w:rsid w:val="00263F0A"/>
    <w:rsid w:val="00264774"/>
    <w:rsid w:val="0026494B"/>
    <w:rsid w:val="00264B04"/>
    <w:rsid w:val="00264B44"/>
    <w:rsid w:val="00264CE7"/>
    <w:rsid w:val="00265C0E"/>
    <w:rsid w:val="00266A5C"/>
    <w:rsid w:val="002674B5"/>
    <w:rsid w:val="002675E8"/>
    <w:rsid w:val="00270009"/>
    <w:rsid w:val="0027054E"/>
    <w:rsid w:val="002718F8"/>
    <w:rsid w:val="00271FB5"/>
    <w:rsid w:val="0027279A"/>
    <w:rsid w:val="00273117"/>
    <w:rsid w:val="002734B5"/>
    <w:rsid w:val="002743C9"/>
    <w:rsid w:val="002748F1"/>
    <w:rsid w:val="00274B0E"/>
    <w:rsid w:val="00274EEC"/>
    <w:rsid w:val="0027529F"/>
    <w:rsid w:val="002758F1"/>
    <w:rsid w:val="0027647D"/>
    <w:rsid w:val="002766DB"/>
    <w:rsid w:val="0027687E"/>
    <w:rsid w:val="00276893"/>
    <w:rsid w:val="00276B39"/>
    <w:rsid w:val="002774AF"/>
    <w:rsid w:val="00277868"/>
    <w:rsid w:val="00277F7B"/>
    <w:rsid w:val="0028005F"/>
    <w:rsid w:val="00280210"/>
    <w:rsid w:val="002808C6"/>
    <w:rsid w:val="00280C57"/>
    <w:rsid w:val="00281018"/>
    <w:rsid w:val="00281080"/>
    <w:rsid w:val="002817C2"/>
    <w:rsid w:val="00281E82"/>
    <w:rsid w:val="00282A3F"/>
    <w:rsid w:val="00282A4E"/>
    <w:rsid w:val="00283998"/>
    <w:rsid w:val="00283FBD"/>
    <w:rsid w:val="002842E0"/>
    <w:rsid w:val="00284419"/>
    <w:rsid w:val="00284BC5"/>
    <w:rsid w:val="002850C4"/>
    <w:rsid w:val="002853E6"/>
    <w:rsid w:val="002854F3"/>
    <w:rsid w:val="002855EE"/>
    <w:rsid w:val="002858B5"/>
    <w:rsid w:val="002858EF"/>
    <w:rsid w:val="00285C4D"/>
    <w:rsid w:val="00285C8E"/>
    <w:rsid w:val="00285E8B"/>
    <w:rsid w:val="00286B61"/>
    <w:rsid w:val="00286C1F"/>
    <w:rsid w:val="00286D27"/>
    <w:rsid w:val="002877AC"/>
    <w:rsid w:val="00287A36"/>
    <w:rsid w:val="00287C91"/>
    <w:rsid w:val="00287CC0"/>
    <w:rsid w:val="00287D4E"/>
    <w:rsid w:val="00287F6D"/>
    <w:rsid w:val="00290C2D"/>
    <w:rsid w:val="00290C64"/>
    <w:rsid w:val="00290CAC"/>
    <w:rsid w:val="00290D99"/>
    <w:rsid w:val="00291164"/>
    <w:rsid w:val="00291DE6"/>
    <w:rsid w:val="00291EFA"/>
    <w:rsid w:val="0029271B"/>
    <w:rsid w:val="00292A00"/>
    <w:rsid w:val="002931E9"/>
    <w:rsid w:val="00293EA9"/>
    <w:rsid w:val="002940EF"/>
    <w:rsid w:val="00294286"/>
    <w:rsid w:val="0029430E"/>
    <w:rsid w:val="00294539"/>
    <w:rsid w:val="00294F5D"/>
    <w:rsid w:val="002950F5"/>
    <w:rsid w:val="0029515E"/>
    <w:rsid w:val="00295267"/>
    <w:rsid w:val="002957BE"/>
    <w:rsid w:val="002959FA"/>
    <w:rsid w:val="00295DBC"/>
    <w:rsid w:val="00295EB5"/>
    <w:rsid w:val="002962B3"/>
    <w:rsid w:val="002963FB"/>
    <w:rsid w:val="00297073"/>
    <w:rsid w:val="002971FD"/>
    <w:rsid w:val="0029732B"/>
    <w:rsid w:val="002978A7"/>
    <w:rsid w:val="00297D59"/>
    <w:rsid w:val="00297D96"/>
    <w:rsid w:val="00297FE2"/>
    <w:rsid w:val="002A0794"/>
    <w:rsid w:val="002A07BB"/>
    <w:rsid w:val="002A159D"/>
    <w:rsid w:val="002A166F"/>
    <w:rsid w:val="002A3441"/>
    <w:rsid w:val="002A3488"/>
    <w:rsid w:val="002A3824"/>
    <w:rsid w:val="002A3A2E"/>
    <w:rsid w:val="002A3C17"/>
    <w:rsid w:val="002A4671"/>
    <w:rsid w:val="002A4A04"/>
    <w:rsid w:val="002A4AF4"/>
    <w:rsid w:val="002A4E10"/>
    <w:rsid w:val="002A536F"/>
    <w:rsid w:val="002A668B"/>
    <w:rsid w:val="002A6E21"/>
    <w:rsid w:val="002A71A8"/>
    <w:rsid w:val="002A74ED"/>
    <w:rsid w:val="002A76A3"/>
    <w:rsid w:val="002B04AA"/>
    <w:rsid w:val="002B0725"/>
    <w:rsid w:val="002B0893"/>
    <w:rsid w:val="002B0D12"/>
    <w:rsid w:val="002B0EB8"/>
    <w:rsid w:val="002B1208"/>
    <w:rsid w:val="002B1AAC"/>
    <w:rsid w:val="002B1CE8"/>
    <w:rsid w:val="002B1D42"/>
    <w:rsid w:val="002B2356"/>
    <w:rsid w:val="002B2C5E"/>
    <w:rsid w:val="002B2CE7"/>
    <w:rsid w:val="002B2D25"/>
    <w:rsid w:val="002B3374"/>
    <w:rsid w:val="002B347D"/>
    <w:rsid w:val="002B378D"/>
    <w:rsid w:val="002B3D90"/>
    <w:rsid w:val="002B3DDE"/>
    <w:rsid w:val="002B405E"/>
    <w:rsid w:val="002B4393"/>
    <w:rsid w:val="002B4DCF"/>
    <w:rsid w:val="002B51F0"/>
    <w:rsid w:val="002B5223"/>
    <w:rsid w:val="002B54BE"/>
    <w:rsid w:val="002B571D"/>
    <w:rsid w:val="002B5DB6"/>
    <w:rsid w:val="002B61E7"/>
    <w:rsid w:val="002B6A73"/>
    <w:rsid w:val="002B6E14"/>
    <w:rsid w:val="002B6F5C"/>
    <w:rsid w:val="002B714E"/>
    <w:rsid w:val="002C0167"/>
    <w:rsid w:val="002C020A"/>
    <w:rsid w:val="002C03A9"/>
    <w:rsid w:val="002C0402"/>
    <w:rsid w:val="002C099F"/>
    <w:rsid w:val="002C0F14"/>
    <w:rsid w:val="002C1187"/>
    <w:rsid w:val="002C2055"/>
    <w:rsid w:val="002C2154"/>
    <w:rsid w:val="002C26AA"/>
    <w:rsid w:val="002C2A71"/>
    <w:rsid w:val="002C2AAF"/>
    <w:rsid w:val="002C2EA5"/>
    <w:rsid w:val="002C32A4"/>
    <w:rsid w:val="002C3BA7"/>
    <w:rsid w:val="002C3E90"/>
    <w:rsid w:val="002C413E"/>
    <w:rsid w:val="002C45D3"/>
    <w:rsid w:val="002C47BE"/>
    <w:rsid w:val="002C4A29"/>
    <w:rsid w:val="002C52A6"/>
    <w:rsid w:val="002C5356"/>
    <w:rsid w:val="002C5E9E"/>
    <w:rsid w:val="002C5FCC"/>
    <w:rsid w:val="002C68DD"/>
    <w:rsid w:val="002C6934"/>
    <w:rsid w:val="002C740F"/>
    <w:rsid w:val="002C78EE"/>
    <w:rsid w:val="002D03F8"/>
    <w:rsid w:val="002D055B"/>
    <w:rsid w:val="002D0DFD"/>
    <w:rsid w:val="002D16A0"/>
    <w:rsid w:val="002D188A"/>
    <w:rsid w:val="002D1958"/>
    <w:rsid w:val="002D22C7"/>
    <w:rsid w:val="002D239C"/>
    <w:rsid w:val="002D253A"/>
    <w:rsid w:val="002D274A"/>
    <w:rsid w:val="002D27A6"/>
    <w:rsid w:val="002D2A35"/>
    <w:rsid w:val="002D30A1"/>
    <w:rsid w:val="002D32EE"/>
    <w:rsid w:val="002D36EF"/>
    <w:rsid w:val="002D3723"/>
    <w:rsid w:val="002D3826"/>
    <w:rsid w:val="002D3BC4"/>
    <w:rsid w:val="002D4194"/>
    <w:rsid w:val="002D425F"/>
    <w:rsid w:val="002D4461"/>
    <w:rsid w:val="002D4503"/>
    <w:rsid w:val="002D4B27"/>
    <w:rsid w:val="002D4E88"/>
    <w:rsid w:val="002D54C9"/>
    <w:rsid w:val="002D57DF"/>
    <w:rsid w:val="002D5AB6"/>
    <w:rsid w:val="002D6431"/>
    <w:rsid w:val="002D6F8D"/>
    <w:rsid w:val="002D6FAA"/>
    <w:rsid w:val="002D7199"/>
    <w:rsid w:val="002D750C"/>
    <w:rsid w:val="002D7939"/>
    <w:rsid w:val="002D7B30"/>
    <w:rsid w:val="002E00FF"/>
    <w:rsid w:val="002E0486"/>
    <w:rsid w:val="002E08D8"/>
    <w:rsid w:val="002E0F9D"/>
    <w:rsid w:val="002E14F1"/>
    <w:rsid w:val="002E1A37"/>
    <w:rsid w:val="002E2239"/>
    <w:rsid w:val="002E25E6"/>
    <w:rsid w:val="002E3491"/>
    <w:rsid w:val="002E34D2"/>
    <w:rsid w:val="002E395F"/>
    <w:rsid w:val="002E3D9A"/>
    <w:rsid w:val="002E3E9E"/>
    <w:rsid w:val="002E426F"/>
    <w:rsid w:val="002E4717"/>
    <w:rsid w:val="002E4BEC"/>
    <w:rsid w:val="002E4EB2"/>
    <w:rsid w:val="002E57E8"/>
    <w:rsid w:val="002E5BF7"/>
    <w:rsid w:val="002E5C40"/>
    <w:rsid w:val="002E5D8A"/>
    <w:rsid w:val="002E67E7"/>
    <w:rsid w:val="002E695D"/>
    <w:rsid w:val="002E6CBC"/>
    <w:rsid w:val="002E70C3"/>
    <w:rsid w:val="002E721D"/>
    <w:rsid w:val="002E7F2E"/>
    <w:rsid w:val="002F011C"/>
    <w:rsid w:val="002F0467"/>
    <w:rsid w:val="002F0490"/>
    <w:rsid w:val="002F0904"/>
    <w:rsid w:val="002F0A9C"/>
    <w:rsid w:val="002F0AA4"/>
    <w:rsid w:val="002F1268"/>
    <w:rsid w:val="002F18B7"/>
    <w:rsid w:val="002F19DB"/>
    <w:rsid w:val="002F1BB5"/>
    <w:rsid w:val="002F1D92"/>
    <w:rsid w:val="002F2004"/>
    <w:rsid w:val="002F2183"/>
    <w:rsid w:val="002F2465"/>
    <w:rsid w:val="002F2468"/>
    <w:rsid w:val="002F26BA"/>
    <w:rsid w:val="002F2716"/>
    <w:rsid w:val="002F280D"/>
    <w:rsid w:val="002F286E"/>
    <w:rsid w:val="002F2ADC"/>
    <w:rsid w:val="002F2DBB"/>
    <w:rsid w:val="002F2DEE"/>
    <w:rsid w:val="002F3036"/>
    <w:rsid w:val="002F30A2"/>
    <w:rsid w:val="002F3199"/>
    <w:rsid w:val="002F35A0"/>
    <w:rsid w:val="002F3741"/>
    <w:rsid w:val="002F399F"/>
    <w:rsid w:val="002F3AE7"/>
    <w:rsid w:val="002F405F"/>
    <w:rsid w:val="002F4441"/>
    <w:rsid w:val="002F492A"/>
    <w:rsid w:val="002F4941"/>
    <w:rsid w:val="002F506E"/>
    <w:rsid w:val="002F551E"/>
    <w:rsid w:val="002F5DE2"/>
    <w:rsid w:val="002F61A1"/>
    <w:rsid w:val="002F61F6"/>
    <w:rsid w:val="002F6512"/>
    <w:rsid w:val="002F68C1"/>
    <w:rsid w:val="002F6A86"/>
    <w:rsid w:val="002F6AE5"/>
    <w:rsid w:val="002F6EB1"/>
    <w:rsid w:val="002F70C2"/>
    <w:rsid w:val="002F735E"/>
    <w:rsid w:val="002F7391"/>
    <w:rsid w:val="002F7534"/>
    <w:rsid w:val="002F7AD2"/>
    <w:rsid w:val="002F7B1E"/>
    <w:rsid w:val="002F7D68"/>
    <w:rsid w:val="0030006C"/>
    <w:rsid w:val="003001DA"/>
    <w:rsid w:val="003008E4"/>
    <w:rsid w:val="00300ABA"/>
    <w:rsid w:val="00300F78"/>
    <w:rsid w:val="00300FA2"/>
    <w:rsid w:val="00300FD2"/>
    <w:rsid w:val="00301E6A"/>
    <w:rsid w:val="00302B25"/>
    <w:rsid w:val="00302BEF"/>
    <w:rsid w:val="00302C3D"/>
    <w:rsid w:val="00303859"/>
    <w:rsid w:val="00303D90"/>
    <w:rsid w:val="00304191"/>
    <w:rsid w:val="003045A0"/>
    <w:rsid w:val="00304C58"/>
    <w:rsid w:val="00304F8A"/>
    <w:rsid w:val="00305807"/>
    <w:rsid w:val="0030593B"/>
    <w:rsid w:val="00305DFB"/>
    <w:rsid w:val="0030635C"/>
    <w:rsid w:val="0030656B"/>
    <w:rsid w:val="00306B30"/>
    <w:rsid w:val="00306C50"/>
    <w:rsid w:val="00306EBC"/>
    <w:rsid w:val="003072BD"/>
    <w:rsid w:val="00307362"/>
    <w:rsid w:val="00307643"/>
    <w:rsid w:val="003076D5"/>
    <w:rsid w:val="00307834"/>
    <w:rsid w:val="00307F04"/>
    <w:rsid w:val="0031002D"/>
    <w:rsid w:val="003100B9"/>
    <w:rsid w:val="00310747"/>
    <w:rsid w:val="003107CE"/>
    <w:rsid w:val="00310A49"/>
    <w:rsid w:val="00310EE4"/>
    <w:rsid w:val="00310EEA"/>
    <w:rsid w:val="003116A0"/>
    <w:rsid w:val="00311724"/>
    <w:rsid w:val="00311879"/>
    <w:rsid w:val="0031245B"/>
    <w:rsid w:val="00312842"/>
    <w:rsid w:val="0031293F"/>
    <w:rsid w:val="003129DB"/>
    <w:rsid w:val="00312A8A"/>
    <w:rsid w:val="00312BE0"/>
    <w:rsid w:val="00312CFD"/>
    <w:rsid w:val="00312D53"/>
    <w:rsid w:val="003130F2"/>
    <w:rsid w:val="003132F5"/>
    <w:rsid w:val="003144F7"/>
    <w:rsid w:val="00314853"/>
    <w:rsid w:val="003149CD"/>
    <w:rsid w:val="003151F1"/>
    <w:rsid w:val="003153A8"/>
    <w:rsid w:val="00315C69"/>
    <w:rsid w:val="00315D35"/>
    <w:rsid w:val="00315E79"/>
    <w:rsid w:val="0031652D"/>
    <w:rsid w:val="003165D0"/>
    <w:rsid w:val="00316669"/>
    <w:rsid w:val="00316AD7"/>
    <w:rsid w:val="00316CF5"/>
    <w:rsid w:val="003173C0"/>
    <w:rsid w:val="003178B2"/>
    <w:rsid w:val="00317A17"/>
    <w:rsid w:val="00317F39"/>
    <w:rsid w:val="0032027F"/>
    <w:rsid w:val="003207CC"/>
    <w:rsid w:val="00320DEC"/>
    <w:rsid w:val="00321268"/>
    <w:rsid w:val="00321A37"/>
    <w:rsid w:val="00321BD8"/>
    <w:rsid w:val="00321D19"/>
    <w:rsid w:val="00322102"/>
    <w:rsid w:val="003225FA"/>
    <w:rsid w:val="00322A99"/>
    <w:rsid w:val="00322FAC"/>
    <w:rsid w:val="003232D2"/>
    <w:rsid w:val="00323911"/>
    <w:rsid w:val="00323A16"/>
    <w:rsid w:val="00323F3B"/>
    <w:rsid w:val="00323FC3"/>
    <w:rsid w:val="00323FFF"/>
    <w:rsid w:val="003247F2"/>
    <w:rsid w:val="00324B6C"/>
    <w:rsid w:val="00324EE0"/>
    <w:rsid w:val="003252E1"/>
    <w:rsid w:val="00325A27"/>
    <w:rsid w:val="00325ED2"/>
    <w:rsid w:val="0032610C"/>
    <w:rsid w:val="003262EF"/>
    <w:rsid w:val="003268DF"/>
    <w:rsid w:val="003273DB"/>
    <w:rsid w:val="00327582"/>
    <w:rsid w:val="003277D3"/>
    <w:rsid w:val="00327CB4"/>
    <w:rsid w:val="00327EAB"/>
    <w:rsid w:val="00330428"/>
    <w:rsid w:val="00330522"/>
    <w:rsid w:val="00330D04"/>
    <w:rsid w:val="0033110A"/>
    <w:rsid w:val="00331952"/>
    <w:rsid w:val="003319F8"/>
    <w:rsid w:val="00331FFD"/>
    <w:rsid w:val="003324BC"/>
    <w:rsid w:val="003327DA"/>
    <w:rsid w:val="00332A16"/>
    <w:rsid w:val="00332E2F"/>
    <w:rsid w:val="0033372D"/>
    <w:rsid w:val="00333742"/>
    <w:rsid w:val="00333993"/>
    <w:rsid w:val="003340FB"/>
    <w:rsid w:val="003341A2"/>
    <w:rsid w:val="003344B8"/>
    <w:rsid w:val="0033467E"/>
    <w:rsid w:val="00334B51"/>
    <w:rsid w:val="00334B52"/>
    <w:rsid w:val="00334C8C"/>
    <w:rsid w:val="003352D9"/>
    <w:rsid w:val="00335B9E"/>
    <w:rsid w:val="00335CF8"/>
    <w:rsid w:val="00335D7E"/>
    <w:rsid w:val="0033604E"/>
    <w:rsid w:val="00336311"/>
    <w:rsid w:val="003364C1"/>
    <w:rsid w:val="00336740"/>
    <w:rsid w:val="00336C4E"/>
    <w:rsid w:val="00336E5F"/>
    <w:rsid w:val="00337128"/>
    <w:rsid w:val="003372A2"/>
    <w:rsid w:val="003376A1"/>
    <w:rsid w:val="00337EB6"/>
    <w:rsid w:val="00337ED5"/>
    <w:rsid w:val="003400A1"/>
    <w:rsid w:val="00340E12"/>
    <w:rsid w:val="003414EC"/>
    <w:rsid w:val="00341869"/>
    <w:rsid w:val="00341D2D"/>
    <w:rsid w:val="003420DA"/>
    <w:rsid w:val="0034258E"/>
    <w:rsid w:val="0034329D"/>
    <w:rsid w:val="003434D9"/>
    <w:rsid w:val="00343B84"/>
    <w:rsid w:val="00343DDF"/>
    <w:rsid w:val="0034432A"/>
    <w:rsid w:val="003448AD"/>
    <w:rsid w:val="0034491E"/>
    <w:rsid w:val="00344BE7"/>
    <w:rsid w:val="00344CA8"/>
    <w:rsid w:val="0034501D"/>
    <w:rsid w:val="0034567F"/>
    <w:rsid w:val="003456CC"/>
    <w:rsid w:val="00345EF2"/>
    <w:rsid w:val="00345FA5"/>
    <w:rsid w:val="00346283"/>
    <w:rsid w:val="00346936"/>
    <w:rsid w:val="00346A4A"/>
    <w:rsid w:val="00346CC7"/>
    <w:rsid w:val="00347506"/>
    <w:rsid w:val="00347594"/>
    <w:rsid w:val="00347A29"/>
    <w:rsid w:val="0035018D"/>
    <w:rsid w:val="0035047D"/>
    <w:rsid w:val="00350526"/>
    <w:rsid w:val="003511D9"/>
    <w:rsid w:val="00351312"/>
    <w:rsid w:val="003514C3"/>
    <w:rsid w:val="00351DA9"/>
    <w:rsid w:val="003520A0"/>
    <w:rsid w:val="0035262C"/>
    <w:rsid w:val="00352752"/>
    <w:rsid w:val="00352FB0"/>
    <w:rsid w:val="0035308A"/>
    <w:rsid w:val="00353159"/>
    <w:rsid w:val="003532B3"/>
    <w:rsid w:val="00353720"/>
    <w:rsid w:val="00353830"/>
    <w:rsid w:val="00353964"/>
    <w:rsid w:val="00353C38"/>
    <w:rsid w:val="0035466F"/>
    <w:rsid w:val="00354EA7"/>
    <w:rsid w:val="0035503A"/>
    <w:rsid w:val="00355217"/>
    <w:rsid w:val="0035588E"/>
    <w:rsid w:val="003559B3"/>
    <w:rsid w:val="00356737"/>
    <w:rsid w:val="00356888"/>
    <w:rsid w:val="00356913"/>
    <w:rsid w:val="00356FDA"/>
    <w:rsid w:val="003572F7"/>
    <w:rsid w:val="00357476"/>
    <w:rsid w:val="003577FE"/>
    <w:rsid w:val="003579BA"/>
    <w:rsid w:val="00357EC1"/>
    <w:rsid w:val="00360392"/>
    <w:rsid w:val="00360579"/>
    <w:rsid w:val="00360678"/>
    <w:rsid w:val="00360E85"/>
    <w:rsid w:val="00361406"/>
    <w:rsid w:val="003618A5"/>
    <w:rsid w:val="0036239A"/>
    <w:rsid w:val="0036239F"/>
    <w:rsid w:val="00362A28"/>
    <w:rsid w:val="00362B0B"/>
    <w:rsid w:val="00362F93"/>
    <w:rsid w:val="0036392D"/>
    <w:rsid w:val="00363A70"/>
    <w:rsid w:val="0036428B"/>
    <w:rsid w:val="00365253"/>
    <w:rsid w:val="003653CD"/>
    <w:rsid w:val="00365A4B"/>
    <w:rsid w:val="00366118"/>
    <w:rsid w:val="0036624F"/>
    <w:rsid w:val="0036679F"/>
    <w:rsid w:val="00366D1B"/>
    <w:rsid w:val="00367024"/>
    <w:rsid w:val="0036753E"/>
    <w:rsid w:val="003679F3"/>
    <w:rsid w:val="00367AEB"/>
    <w:rsid w:val="00370358"/>
    <w:rsid w:val="00371793"/>
    <w:rsid w:val="003718F6"/>
    <w:rsid w:val="00372B46"/>
    <w:rsid w:val="00373555"/>
    <w:rsid w:val="003739B6"/>
    <w:rsid w:val="00374088"/>
    <w:rsid w:val="00374479"/>
    <w:rsid w:val="00374575"/>
    <w:rsid w:val="003747EA"/>
    <w:rsid w:val="00374A12"/>
    <w:rsid w:val="00374B33"/>
    <w:rsid w:val="00375199"/>
    <w:rsid w:val="00375967"/>
    <w:rsid w:val="00375E9B"/>
    <w:rsid w:val="003761EF"/>
    <w:rsid w:val="00376386"/>
    <w:rsid w:val="003763D9"/>
    <w:rsid w:val="00376536"/>
    <w:rsid w:val="00376734"/>
    <w:rsid w:val="003771EE"/>
    <w:rsid w:val="0037775D"/>
    <w:rsid w:val="003779E1"/>
    <w:rsid w:val="00377AFA"/>
    <w:rsid w:val="00377DFB"/>
    <w:rsid w:val="003803C3"/>
    <w:rsid w:val="00380734"/>
    <w:rsid w:val="0038076E"/>
    <w:rsid w:val="00380A09"/>
    <w:rsid w:val="00381702"/>
    <w:rsid w:val="00381CB8"/>
    <w:rsid w:val="00381F27"/>
    <w:rsid w:val="003821CE"/>
    <w:rsid w:val="0038225D"/>
    <w:rsid w:val="0038237C"/>
    <w:rsid w:val="003824B0"/>
    <w:rsid w:val="00382691"/>
    <w:rsid w:val="00382956"/>
    <w:rsid w:val="003830AA"/>
    <w:rsid w:val="0038350B"/>
    <w:rsid w:val="00383FE7"/>
    <w:rsid w:val="003845B3"/>
    <w:rsid w:val="003846AB"/>
    <w:rsid w:val="003847DF"/>
    <w:rsid w:val="00384DBD"/>
    <w:rsid w:val="00384DC6"/>
    <w:rsid w:val="00385550"/>
    <w:rsid w:val="003857CB"/>
    <w:rsid w:val="00387831"/>
    <w:rsid w:val="00387C74"/>
    <w:rsid w:val="00390052"/>
    <w:rsid w:val="003903FF"/>
    <w:rsid w:val="003904AF"/>
    <w:rsid w:val="00390A2E"/>
    <w:rsid w:val="00390DEC"/>
    <w:rsid w:val="00390F38"/>
    <w:rsid w:val="00390F53"/>
    <w:rsid w:val="003914AA"/>
    <w:rsid w:val="0039173F"/>
    <w:rsid w:val="003917FA"/>
    <w:rsid w:val="00391BCC"/>
    <w:rsid w:val="00391C01"/>
    <w:rsid w:val="00391EA1"/>
    <w:rsid w:val="00391EF2"/>
    <w:rsid w:val="00392083"/>
    <w:rsid w:val="0039250F"/>
    <w:rsid w:val="00392EE5"/>
    <w:rsid w:val="003933FD"/>
    <w:rsid w:val="00393BD8"/>
    <w:rsid w:val="00394BDF"/>
    <w:rsid w:val="00394D8C"/>
    <w:rsid w:val="00395225"/>
    <w:rsid w:val="00395258"/>
    <w:rsid w:val="00395521"/>
    <w:rsid w:val="003956D8"/>
    <w:rsid w:val="00395A00"/>
    <w:rsid w:val="00395B07"/>
    <w:rsid w:val="00395B47"/>
    <w:rsid w:val="00395DFF"/>
    <w:rsid w:val="0039602E"/>
    <w:rsid w:val="0039631D"/>
    <w:rsid w:val="0039718F"/>
    <w:rsid w:val="00397392"/>
    <w:rsid w:val="0039740F"/>
    <w:rsid w:val="00397ABF"/>
    <w:rsid w:val="00397DC2"/>
    <w:rsid w:val="003A0733"/>
    <w:rsid w:val="003A1143"/>
    <w:rsid w:val="003A14DA"/>
    <w:rsid w:val="003A1CB3"/>
    <w:rsid w:val="003A1FAD"/>
    <w:rsid w:val="003A2408"/>
    <w:rsid w:val="003A2940"/>
    <w:rsid w:val="003A2B13"/>
    <w:rsid w:val="003A2C14"/>
    <w:rsid w:val="003A2ECF"/>
    <w:rsid w:val="003A318A"/>
    <w:rsid w:val="003A37E3"/>
    <w:rsid w:val="003A3E21"/>
    <w:rsid w:val="003A412F"/>
    <w:rsid w:val="003A45B3"/>
    <w:rsid w:val="003A45FD"/>
    <w:rsid w:val="003A4852"/>
    <w:rsid w:val="003A488F"/>
    <w:rsid w:val="003A48B4"/>
    <w:rsid w:val="003A4E5A"/>
    <w:rsid w:val="003A5189"/>
    <w:rsid w:val="003A5647"/>
    <w:rsid w:val="003A56BC"/>
    <w:rsid w:val="003A6BCA"/>
    <w:rsid w:val="003A6C3B"/>
    <w:rsid w:val="003A7007"/>
    <w:rsid w:val="003A722B"/>
    <w:rsid w:val="003A7379"/>
    <w:rsid w:val="003A73F9"/>
    <w:rsid w:val="003A7458"/>
    <w:rsid w:val="003A7464"/>
    <w:rsid w:val="003A7511"/>
    <w:rsid w:val="003A76F1"/>
    <w:rsid w:val="003A79CF"/>
    <w:rsid w:val="003B00E6"/>
    <w:rsid w:val="003B04C0"/>
    <w:rsid w:val="003B0B55"/>
    <w:rsid w:val="003B1081"/>
    <w:rsid w:val="003B1406"/>
    <w:rsid w:val="003B199D"/>
    <w:rsid w:val="003B1E8A"/>
    <w:rsid w:val="003B1FCF"/>
    <w:rsid w:val="003B28A7"/>
    <w:rsid w:val="003B2E5B"/>
    <w:rsid w:val="003B31F0"/>
    <w:rsid w:val="003B3495"/>
    <w:rsid w:val="003B38A0"/>
    <w:rsid w:val="003B3B1E"/>
    <w:rsid w:val="003B4150"/>
    <w:rsid w:val="003B428B"/>
    <w:rsid w:val="003B4434"/>
    <w:rsid w:val="003B4DC8"/>
    <w:rsid w:val="003B50CD"/>
    <w:rsid w:val="003B5BA7"/>
    <w:rsid w:val="003B5C49"/>
    <w:rsid w:val="003B5FD1"/>
    <w:rsid w:val="003B6241"/>
    <w:rsid w:val="003B7084"/>
    <w:rsid w:val="003B7904"/>
    <w:rsid w:val="003B7B6F"/>
    <w:rsid w:val="003B7CAE"/>
    <w:rsid w:val="003C0291"/>
    <w:rsid w:val="003C081B"/>
    <w:rsid w:val="003C0844"/>
    <w:rsid w:val="003C11A1"/>
    <w:rsid w:val="003C2034"/>
    <w:rsid w:val="003C2289"/>
    <w:rsid w:val="003C25F3"/>
    <w:rsid w:val="003C25F8"/>
    <w:rsid w:val="003C2A69"/>
    <w:rsid w:val="003C336B"/>
    <w:rsid w:val="003C3E18"/>
    <w:rsid w:val="003C3EC5"/>
    <w:rsid w:val="003C3F13"/>
    <w:rsid w:val="003C4574"/>
    <w:rsid w:val="003C4604"/>
    <w:rsid w:val="003C472F"/>
    <w:rsid w:val="003C49B9"/>
    <w:rsid w:val="003C4B1B"/>
    <w:rsid w:val="003C4B62"/>
    <w:rsid w:val="003C5019"/>
    <w:rsid w:val="003C5432"/>
    <w:rsid w:val="003C5BE9"/>
    <w:rsid w:val="003C5E81"/>
    <w:rsid w:val="003C6053"/>
    <w:rsid w:val="003C61A2"/>
    <w:rsid w:val="003C6270"/>
    <w:rsid w:val="003C67A2"/>
    <w:rsid w:val="003C67F7"/>
    <w:rsid w:val="003C689B"/>
    <w:rsid w:val="003C6C9E"/>
    <w:rsid w:val="003C6E43"/>
    <w:rsid w:val="003C7FE7"/>
    <w:rsid w:val="003D0528"/>
    <w:rsid w:val="003D060B"/>
    <w:rsid w:val="003D06E4"/>
    <w:rsid w:val="003D090C"/>
    <w:rsid w:val="003D0AC0"/>
    <w:rsid w:val="003D0E23"/>
    <w:rsid w:val="003D14C5"/>
    <w:rsid w:val="003D158C"/>
    <w:rsid w:val="003D1AC7"/>
    <w:rsid w:val="003D1DE4"/>
    <w:rsid w:val="003D23AE"/>
    <w:rsid w:val="003D2713"/>
    <w:rsid w:val="003D2BE2"/>
    <w:rsid w:val="003D3164"/>
    <w:rsid w:val="003D328C"/>
    <w:rsid w:val="003D359B"/>
    <w:rsid w:val="003D39F2"/>
    <w:rsid w:val="003D3C45"/>
    <w:rsid w:val="003D3E15"/>
    <w:rsid w:val="003D3EEF"/>
    <w:rsid w:val="003D40E3"/>
    <w:rsid w:val="003D4388"/>
    <w:rsid w:val="003D43B4"/>
    <w:rsid w:val="003D48A6"/>
    <w:rsid w:val="003D4996"/>
    <w:rsid w:val="003D4B1F"/>
    <w:rsid w:val="003D4F64"/>
    <w:rsid w:val="003D507D"/>
    <w:rsid w:val="003D5088"/>
    <w:rsid w:val="003D50E8"/>
    <w:rsid w:val="003D5191"/>
    <w:rsid w:val="003D55AA"/>
    <w:rsid w:val="003D5649"/>
    <w:rsid w:val="003D5EA2"/>
    <w:rsid w:val="003D668F"/>
    <w:rsid w:val="003D74C0"/>
    <w:rsid w:val="003D7DE4"/>
    <w:rsid w:val="003E00B8"/>
    <w:rsid w:val="003E02A5"/>
    <w:rsid w:val="003E02BB"/>
    <w:rsid w:val="003E0589"/>
    <w:rsid w:val="003E0612"/>
    <w:rsid w:val="003E08E6"/>
    <w:rsid w:val="003E09AB"/>
    <w:rsid w:val="003E0B21"/>
    <w:rsid w:val="003E0E2C"/>
    <w:rsid w:val="003E1161"/>
    <w:rsid w:val="003E1189"/>
    <w:rsid w:val="003E1549"/>
    <w:rsid w:val="003E1A13"/>
    <w:rsid w:val="003E1A47"/>
    <w:rsid w:val="003E1D3B"/>
    <w:rsid w:val="003E1E42"/>
    <w:rsid w:val="003E1FD8"/>
    <w:rsid w:val="003E21DA"/>
    <w:rsid w:val="003E23CA"/>
    <w:rsid w:val="003E2686"/>
    <w:rsid w:val="003E2811"/>
    <w:rsid w:val="003E2D8E"/>
    <w:rsid w:val="003E2E3D"/>
    <w:rsid w:val="003E33D1"/>
    <w:rsid w:val="003E3587"/>
    <w:rsid w:val="003E39D3"/>
    <w:rsid w:val="003E3E0E"/>
    <w:rsid w:val="003E5224"/>
    <w:rsid w:val="003E5F70"/>
    <w:rsid w:val="003E60A3"/>
    <w:rsid w:val="003E633D"/>
    <w:rsid w:val="003E644D"/>
    <w:rsid w:val="003E6914"/>
    <w:rsid w:val="003E70F2"/>
    <w:rsid w:val="003E7274"/>
    <w:rsid w:val="003E765F"/>
    <w:rsid w:val="003E7E4C"/>
    <w:rsid w:val="003F04DD"/>
    <w:rsid w:val="003F06CC"/>
    <w:rsid w:val="003F0748"/>
    <w:rsid w:val="003F0778"/>
    <w:rsid w:val="003F0B79"/>
    <w:rsid w:val="003F0E38"/>
    <w:rsid w:val="003F10A2"/>
    <w:rsid w:val="003F1708"/>
    <w:rsid w:val="003F1A3E"/>
    <w:rsid w:val="003F2533"/>
    <w:rsid w:val="003F28E5"/>
    <w:rsid w:val="003F3555"/>
    <w:rsid w:val="003F3724"/>
    <w:rsid w:val="003F3A55"/>
    <w:rsid w:val="003F3BFA"/>
    <w:rsid w:val="003F3F1D"/>
    <w:rsid w:val="003F411B"/>
    <w:rsid w:val="003F4249"/>
    <w:rsid w:val="003F445E"/>
    <w:rsid w:val="003F4811"/>
    <w:rsid w:val="003F4856"/>
    <w:rsid w:val="003F4D0A"/>
    <w:rsid w:val="003F5025"/>
    <w:rsid w:val="003F5112"/>
    <w:rsid w:val="003F5C4A"/>
    <w:rsid w:val="003F5EE7"/>
    <w:rsid w:val="003F631A"/>
    <w:rsid w:val="003F698F"/>
    <w:rsid w:val="003F77FE"/>
    <w:rsid w:val="00400517"/>
    <w:rsid w:val="0040115D"/>
    <w:rsid w:val="0040125F"/>
    <w:rsid w:val="00401523"/>
    <w:rsid w:val="004019E0"/>
    <w:rsid w:val="00401FC5"/>
    <w:rsid w:val="00402018"/>
    <w:rsid w:val="0040266E"/>
    <w:rsid w:val="00402B8C"/>
    <w:rsid w:val="00402D2F"/>
    <w:rsid w:val="00402DFE"/>
    <w:rsid w:val="0040360F"/>
    <w:rsid w:val="0040364D"/>
    <w:rsid w:val="00403CF3"/>
    <w:rsid w:val="00403D91"/>
    <w:rsid w:val="00404460"/>
    <w:rsid w:val="004044DB"/>
    <w:rsid w:val="00404517"/>
    <w:rsid w:val="004046DA"/>
    <w:rsid w:val="00404E00"/>
    <w:rsid w:val="00404FBF"/>
    <w:rsid w:val="0040511D"/>
    <w:rsid w:val="00405891"/>
    <w:rsid w:val="00405942"/>
    <w:rsid w:val="00405B62"/>
    <w:rsid w:val="00405F35"/>
    <w:rsid w:val="00406029"/>
    <w:rsid w:val="0040642B"/>
    <w:rsid w:val="00406856"/>
    <w:rsid w:val="00406AC2"/>
    <w:rsid w:val="00406B9C"/>
    <w:rsid w:val="00406BB7"/>
    <w:rsid w:val="00406FD2"/>
    <w:rsid w:val="004070E3"/>
    <w:rsid w:val="00407379"/>
    <w:rsid w:val="004075F5"/>
    <w:rsid w:val="004078F7"/>
    <w:rsid w:val="0041072E"/>
    <w:rsid w:val="00411037"/>
    <w:rsid w:val="0041128C"/>
    <w:rsid w:val="00411CDD"/>
    <w:rsid w:val="00411E6B"/>
    <w:rsid w:val="00412274"/>
    <w:rsid w:val="0041269F"/>
    <w:rsid w:val="00412801"/>
    <w:rsid w:val="004128F5"/>
    <w:rsid w:val="004137D1"/>
    <w:rsid w:val="00413830"/>
    <w:rsid w:val="00413C15"/>
    <w:rsid w:val="00413E76"/>
    <w:rsid w:val="00413FA7"/>
    <w:rsid w:val="004140E3"/>
    <w:rsid w:val="00414413"/>
    <w:rsid w:val="004148C5"/>
    <w:rsid w:val="0041495C"/>
    <w:rsid w:val="0041499E"/>
    <w:rsid w:val="00414C01"/>
    <w:rsid w:val="00414C19"/>
    <w:rsid w:val="00414FB4"/>
    <w:rsid w:val="00415156"/>
    <w:rsid w:val="00415371"/>
    <w:rsid w:val="00415575"/>
    <w:rsid w:val="004157DE"/>
    <w:rsid w:val="0041748E"/>
    <w:rsid w:val="004176CB"/>
    <w:rsid w:val="00417848"/>
    <w:rsid w:val="00417A0C"/>
    <w:rsid w:val="00417B80"/>
    <w:rsid w:val="0042060A"/>
    <w:rsid w:val="00420692"/>
    <w:rsid w:val="004207B2"/>
    <w:rsid w:val="0042094F"/>
    <w:rsid w:val="004214F0"/>
    <w:rsid w:val="00421D36"/>
    <w:rsid w:val="004224C6"/>
    <w:rsid w:val="004225F9"/>
    <w:rsid w:val="004226A4"/>
    <w:rsid w:val="004226B9"/>
    <w:rsid w:val="00423266"/>
    <w:rsid w:val="00423300"/>
    <w:rsid w:val="00423409"/>
    <w:rsid w:val="00423415"/>
    <w:rsid w:val="0042349B"/>
    <w:rsid w:val="00423C07"/>
    <w:rsid w:val="00423C33"/>
    <w:rsid w:val="0042425D"/>
    <w:rsid w:val="00424405"/>
    <w:rsid w:val="00424528"/>
    <w:rsid w:val="0042478A"/>
    <w:rsid w:val="00424A38"/>
    <w:rsid w:val="004254CC"/>
    <w:rsid w:val="00425637"/>
    <w:rsid w:val="00425BDE"/>
    <w:rsid w:val="00426B9C"/>
    <w:rsid w:val="00426D58"/>
    <w:rsid w:val="0042752C"/>
    <w:rsid w:val="00427EB4"/>
    <w:rsid w:val="00427F77"/>
    <w:rsid w:val="004305D6"/>
    <w:rsid w:val="004305EB"/>
    <w:rsid w:val="00430950"/>
    <w:rsid w:val="00430CEC"/>
    <w:rsid w:val="00430F14"/>
    <w:rsid w:val="0043148B"/>
    <w:rsid w:val="00431D7F"/>
    <w:rsid w:val="004331B8"/>
    <w:rsid w:val="00434CA4"/>
    <w:rsid w:val="004352F5"/>
    <w:rsid w:val="004355AF"/>
    <w:rsid w:val="004355F9"/>
    <w:rsid w:val="00435877"/>
    <w:rsid w:val="004363DD"/>
    <w:rsid w:val="00436D91"/>
    <w:rsid w:val="00437A87"/>
    <w:rsid w:val="00437D7B"/>
    <w:rsid w:val="00437DAA"/>
    <w:rsid w:val="00440B20"/>
    <w:rsid w:val="00440EF6"/>
    <w:rsid w:val="004415C5"/>
    <w:rsid w:val="00441884"/>
    <w:rsid w:val="00442553"/>
    <w:rsid w:val="004427A0"/>
    <w:rsid w:val="00442CA5"/>
    <w:rsid w:val="00442DA3"/>
    <w:rsid w:val="004431AD"/>
    <w:rsid w:val="004433C4"/>
    <w:rsid w:val="00443A2C"/>
    <w:rsid w:val="00443C48"/>
    <w:rsid w:val="00444F1E"/>
    <w:rsid w:val="0044563C"/>
    <w:rsid w:val="004461BF"/>
    <w:rsid w:val="0044625C"/>
    <w:rsid w:val="0044661F"/>
    <w:rsid w:val="00446733"/>
    <w:rsid w:val="00446D16"/>
    <w:rsid w:val="00446E78"/>
    <w:rsid w:val="00446F13"/>
    <w:rsid w:val="00447C7B"/>
    <w:rsid w:val="00450277"/>
    <w:rsid w:val="0045078E"/>
    <w:rsid w:val="0045092B"/>
    <w:rsid w:val="00450993"/>
    <w:rsid w:val="00450C0E"/>
    <w:rsid w:val="00450CC3"/>
    <w:rsid w:val="00450F07"/>
    <w:rsid w:val="00451132"/>
    <w:rsid w:val="0045144C"/>
    <w:rsid w:val="00451532"/>
    <w:rsid w:val="004516B7"/>
    <w:rsid w:val="0045191C"/>
    <w:rsid w:val="00451D5C"/>
    <w:rsid w:val="00451F67"/>
    <w:rsid w:val="00451F6C"/>
    <w:rsid w:val="00452197"/>
    <w:rsid w:val="00452CFB"/>
    <w:rsid w:val="004530EC"/>
    <w:rsid w:val="00453C77"/>
    <w:rsid w:val="004540DE"/>
    <w:rsid w:val="00454415"/>
    <w:rsid w:val="0045458A"/>
    <w:rsid w:val="004547FC"/>
    <w:rsid w:val="004548DD"/>
    <w:rsid w:val="00454FEE"/>
    <w:rsid w:val="004550A9"/>
    <w:rsid w:val="004557AE"/>
    <w:rsid w:val="004557EF"/>
    <w:rsid w:val="00455F80"/>
    <w:rsid w:val="0045641D"/>
    <w:rsid w:val="004565BC"/>
    <w:rsid w:val="00456AD2"/>
    <w:rsid w:val="004574B0"/>
    <w:rsid w:val="0046032B"/>
    <w:rsid w:val="004607F4"/>
    <w:rsid w:val="00460E6C"/>
    <w:rsid w:val="004610AB"/>
    <w:rsid w:val="004620B9"/>
    <w:rsid w:val="00462B9C"/>
    <w:rsid w:val="004630A7"/>
    <w:rsid w:val="00463609"/>
    <w:rsid w:val="00463E98"/>
    <w:rsid w:val="00464301"/>
    <w:rsid w:val="0046446B"/>
    <w:rsid w:val="00464F75"/>
    <w:rsid w:val="00465EE5"/>
    <w:rsid w:val="00466058"/>
    <w:rsid w:val="00466096"/>
    <w:rsid w:val="00466567"/>
    <w:rsid w:val="00466F0D"/>
    <w:rsid w:val="004670D0"/>
    <w:rsid w:val="0046790B"/>
    <w:rsid w:val="00467969"/>
    <w:rsid w:val="00467F52"/>
    <w:rsid w:val="00470395"/>
    <w:rsid w:val="00470A48"/>
    <w:rsid w:val="00470BA7"/>
    <w:rsid w:val="00470C10"/>
    <w:rsid w:val="00470C24"/>
    <w:rsid w:val="00471203"/>
    <w:rsid w:val="00471E29"/>
    <w:rsid w:val="00472174"/>
    <w:rsid w:val="0047232C"/>
    <w:rsid w:val="004725C5"/>
    <w:rsid w:val="004731A9"/>
    <w:rsid w:val="0047359E"/>
    <w:rsid w:val="004738E2"/>
    <w:rsid w:val="0047454D"/>
    <w:rsid w:val="0047513B"/>
    <w:rsid w:val="00475351"/>
    <w:rsid w:val="00475C30"/>
    <w:rsid w:val="00475E54"/>
    <w:rsid w:val="00476301"/>
    <w:rsid w:val="004763E5"/>
    <w:rsid w:val="00477CD1"/>
    <w:rsid w:val="00480105"/>
    <w:rsid w:val="0048028E"/>
    <w:rsid w:val="004803B8"/>
    <w:rsid w:val="004805B7"/>
    <w:rsid w:val="004809C7"/>
    <w:rsid w:val="004813B2"/>
    <w:rsid w:val="0048172C"/>
    <w:rsid w:val="004818D7"/>
    <w:rsid w:val="00481A49"/>
    <w:rsid w:val="00481B5A"/>
    <w:rsid w:val="004824CF"/>
    <w:rsid w:val="004831AE"/>
    <w:rsid w:val="004836DA"/>
    <w:rsid w:val="00483D3E"/>
    <w:rsid w:val="004840E7"/>
    <w:rsid w:val="0048427B"/>
    <w:rsid w:val="004849C9"/>
    <w:rsid w:val="00484CC8"/>
    <w:rsid w:val="0048528F"/>
    <w:rsid w:val="004854B6"/>
    <w:rsid w:val="004860DA"/>
    <w:rsid w:val="0048624C"/>
    <w:rsid w:val="00486495"/>
    <w:rsid w:val="00486E42"/>
    <w:rsid w:val="00487541"/>
    <w:rsid w:val="00487A92"/>
    <w:rsid w:val="00487DAA"/>
    <w:rsid w:val="00487FF4"/>
    <w:rsid w:val="004902B8"/>
    <w:rsid w:val="0049096C"/>
    <w:rsid w:val="0049097D"/>
    <w:rsid w:val="004912B7"/>
    <w:rsid w:val="004915C7"/>
    <w:rsid w:val="00492177"/>
    <w:rsid w:val="00493EAF"/>
    <w:rsid w:val="00493EE5"/>
    <w:rsid w:val="00493FA0"/>
    <w:rsid w:val="004940CA"/>
    <w:rsid w:val="004943E4"/>
    <w:rsid w:val="004945A6"/>
    <w:rsid w:val="00494938"/>
    <w:rsid w:val="00494B9A"/>
    <w:rsid w:val="00494BE5"/>
    <w:rsid w:val="00494D97"/>
    <w:rsid w:val="00495034"/>
    <w:rsid w:val="00495227"/>
    <w:rsid w:val="0049527E"/>
    <w:rsid w:val="004952FC"/>
    <w:rsid w:val="0049559A"/>
    <w:rsid w:val="00495FC5"/>
    <w:rsid w:val="0049600E"/>
    <w:rsid w:val="0049687D"/>
    <w:rsid w:val="00496E90"/>
    <w:rsid w:val="00497091"/>
    <w:rsid w:val="0049739F"/>
    <w:rsid w:val="00497AE5"/>
    <w:rsid w:val="00497AF6"/>
    <w:rsid w:val="00497C3F"/>
    <w:rsid w:val="00497FBD"/>
    <w:rsid w:val="004A0118"/>
    <w:rsid w:val="004A06F3"/>
    <w:rsid w:val="004A0A01"/>
    <w:rsid w:val="004A155F"/>
    <w:rsid w:val="004A1D37"/>
    <w:rsid w:val="004A1D72"/>
    <w:rsid w:val="004A1FFF"/>
    <w:rsid w:val="004A2303"/>
    <w:rsid w:val="004A237C"/>
    <w:rsid w:val="004A2D55"/>
    <w:rsid w:val="004A2F1C"/>
    <w:rsid w:val="004A3501"/>
    <w:rsid w:val="004A364E"/>
    <w:rsid w:val="004A3819"/>
    <w:rsid w:val="004A3A98"/>
    <w:rsid w:val="004A3C89"/>
    <w:rsid w:val="004A464A"/>
    <w:rsid w:val="004A4B9B"/>
    <w:rsid w:val="004A4E3D"/>
    <w:rsid w:val="004A4F89"/>
    <w:rsid w:val="004A4FF6"/>
    <w:rsid w:val="004A50F1"/>
    <w:rsid w:val="004A5E4F"/>
    <w:rsid w:val="004A6541"/>
    <w:rsid w:val="004A6783"/>
    <w:rsid w:val="004A7597"/>
    <w:rsid w:val="004A7859"/>
    <w:rsid w:val="004A78C2"/>
    <w:rsid w:val="004A7D29"/>
    <w:rsid w:val="004A7DC9"/>
    <w:rsid w:val="004B04E4"/>
    <w:rsid w:val="004B0865"/>
    <w:rsid w:val="004B0F42"/>
    <w:rsid w:val="004B162C"/>
    <w:rsid w:val="004B1675"/>
    <w:rsid w:val="004B197F"/>
    <w:rsid w:val="004B210B"/>
    <w:rsid w:val="004B261C"/>
    <w:rsid w:val="004B266D"/>
    <w:rsid w:val="004B282C"/>
    <w:rsid w:val="004B3E5C"/>
    <w:rsid w:val="004B413D"/>
    <w:rsid w:val="004B42E3"/>
    <w:rsid w:val="004B46D0"/>
    <w:rsid w:val="004B474B"/>
    <w:rsid w:val="004B4CB7"/>
    <w:rsid w:val="004B4FC5"/>
    <w:rsid w:val="004B581F"/>
    <w:rsid w:val="004B5886"/>
    <w:rsid w:val="004B5A1E"/>
    <w:rsid w:val="004B6D85"/>
    <w:rsid w:val="004B723A"/>
    <w:rsid w:val="004B750C"/>
    <w:rsid w:val="004B798F"/>
    <w:rsid w:val="004B7AD2"/>
    <w:rsid w:val="004C0381"/>
    <w:rsid w:val="004C0A20"/>
    <w:rsid w:val="004C1D70"/>
    <w:rsid w:val="004C1E0C"/>
    <w:rsid w:val="004C222C"/>
    <w:rsid w:val="004C2E58"/>
    <w:rsid w:val="004C2EE5"/>
    <w:rsid w:val="004C31F1"/>
    <w:rsid w:val="004C3BE1"/>
    <w:rsid w:val="004C4CC5"/>
    <w:rsid w:val="004C4DD8"/>
    <w:rsid w:val="004C51FA"/>
    <w:rsid w:val="004C566E"/>
    <w:rsid w:val="004C58AE"/>
    <w:rsid w:val="004C596D"/>
    <w:rsid w:val="004C5D4C"/>
    <w:rsid w:val="004C5F3C"/>
    <w:rsid w:val="004C6207"/>
    <w:rsid w:val="004C6366"/>
    <w:rsid w:val="004C65CA"/>
    <w:rsid w:val="004C7092"/>
    <w:rsid w:val="004C7BDE"/>
    <w:rsid w:val="004C7BF1"/>
    <w:rsid w:val="004C7D5C"/>
    <w:rsid w:val="004D001D"/>
    <w:rsid w:val="004D01E8"/>
    <w:rsid w:val="004D021D"/>
    <w:rsid w:val="004D0969"/>
    <w:rsid w:val="004D0AAC"/>
    <w:rsid w:val="004D0DAB"/>
    <w:rsid w:val="004D1474"/>
    <w:rsid w:val="004D157D"/>
    <w:rsid w:val="004D1DCD"/>
    <w:rsid w:val="004D2B99"/>
    <w:rsid w:val="004D32BA"/>
    <w:rsid w:val="004D3500"/>
    <w:rsid w:val="004D3E98"/>
    <w:rsid w:val="004D431C"/>
    <w:rsid w:val="004D45F8"/>
    <w:rsid w:val="004D464D"/>
    <w:rsid w:val="004D4726"/>
    <w:rsid w:val="004D4B3B"/>
    <w:rsid w:val="004D4E8C"/>
    <w:rsid w:val="004D4EA2"/>
    <w:rsid w:val="004D5103"/>
    <w:rsid w:val="004D5515"/>
    <w:rsid w:val="004D5618"/>
    <w:rsid w:val="004D5A31"/>
    <w:rsid w:val="004D5CEC"/>
    <w:rsid w:val="004D675D"/>
    <w:rsid w:val="004D6A0A"/>
    <w:rsid w:val="004D7086"/>
    <w:rsid w:val="004D73F2"/>
    <w:rsid w:val="004D75FC"/>
    <w:rsid w:val="004D7AD5"/>
    <w:rsid w:val="004D7C66"/>
    <w:rsid w:val="004E0494"/>
    <w:rsid w:val="004E098A"/>
    <w:rsid w:val="004E0F56"/>
    <w:rsid w:val="004E167B"/>
    <w:rsid w:val="004E19A5"/>
    <w:rsid w:val="004E19B9"/>
    <w:rsid w:val="004E1A61"/>
    <w:rsid w:val="004E1EA0"/>
    <w:rsid w:val="004E1F57"/>
    <w:rsid w:val="004E21E1"/>
    <w:rsid w:val="004E24B1"/>
    <w:rsid w:val="004E2E71"/>
    <w:rsid w:val="004E35BF"/>
    <w:rsid w:val="004E371B"/>
    <w:rsid w:val="004E3CAB"/>
    <w:rsid w:val="004E3D57"/>
    <w:rsid w:val="004E414A"/>
    <w:rsid w:val="004E491B"/>
    <w:rsid w:val="004E56E4"/>
    <w:rsid w:val="004E5AB6"/>
    <w:rsid w:val="004E712A"/>
    <w:rsid w:val="004E7181"/>
    <w:rsid w:val="004E735A"/>
    <w:rsid w:val="004E7EE7"/>
    <w:rsid w:val="004F01E2"/>
    <w:rsid w:val="004F02F9"/>
    <w:rsid w:val="004F0EAD"/>
    <w:rsid w:val="004F121D"/>
    <w:rsid w:val="004F134F"/>
    <w:rsid w:val="004F18DC"/>
    <w:rsid w:val="004F18E0"/>
    <w:rsid w:val="004F20EA"/>
    <w:rsid w:val="004F2114"/>
    <w:rsid w:val="004F2363"/>
    <w:rsid w:val="004F25F5"/>
    <w:rsid w:val="004F27C1"/>
    <w:rsid w:val="004F2900"/>
    <w:rsid w:val="004F2C21"/>
    <w:rsid w:val="004F2E39"/>
    <w:rsid w:val="004F2F0E"/>
    <w:rsid w:val="004F322C"/>
    <w:rsid w:val="004F3316"/>
    <w:rsid w:val="004F3480"/>
    <w:rsid w:val="004F3D43"/>
    <w:rsid w:val="004F4343"/>
    <w:rsid w:val="004F4491"/>
    <w:rsid w:val="004F4654"/>
    <w:rsid w:val="004F4738"/>
    <w:rsid w:val="004F4880"/>
    <w:rsid w:val="004F4E5F"/>
    <w:rsid w:val="004F4FB2"/>
    <w:rsid w:val="004F52B2"/>
    <w:rsid w:val="004F53D2"/>
    <w:rsid w:val="004F56D5"/>
    <w:rsid w:val="004F5718"/>
    <w:rsid w:val="004F5EFF"/>
    <w:rsid w:val="004F6022"/>
    <w:rsid w:val="004F6703"/>
    <w:rsid w:val="004F67E2"/>
    <w:rsid w:val="004F6A43"/>
    <w:rsid w:val="004F753B"/>
    <w:rsid w:val="005001BB"/>
    <w:rsid w:val="005005A9"/>
    <w:rsid w:val="00500CE8"/>
    <w:rsid w:val="00501AAE"/>
    <w:rsid w:val="00502012"/>
    <w:rsid w:val="00502285"/>
    <w:rsid w:val="0050229B"/>
    <w:rsid w:val="00502896"/>
    <w:rsid w:val="00502DCB"/>
    <w:rsid w:val="00502F1B"/>
    <w:rsid w:val="00503154"/>
    <w:rsid w:val="00503321"/>
    <w:rsid w:val="00503A31"/>
    <w:rsid w:val="00503CB0"/>
    <w:rsid w:val="0050418B"/>
    <w:rsid w:val="0050422F"/>
    <w:rsid w:val="005043F3"/>
    <w:rsid w:val="0050448A"/>
    <w:rsid w:val="00504806"/>
    <w:rsid w:val="00504922"/>
    <w:rsid w:val="0050568C"/>
    <w:rsid w:val="005056BE"/>
    <w:rsid w:val="0050660F"/>
    <w:rsid w:val="00506F2B"/>
    <w:rsid w:val="0050769C"/>
    <w:rsid w:val="005079B6"/>
    <w:rsid w:val="00507E6C"/>
    <w:rsid w:val="00510001"/>
    <w:rsid w:val="0051037A"/>
    <w:rsid w:val="005105F7"/>
    <w:rsid w:val="00510944"/>
    <w:rsid w:val="00510D59"/>
    <w:rsid w:val="00510F0A"/>
    <w:rsid w:val="005114B1"/>
    <w:rsid w:val="005115B6"/>
    <w:rsid w:val="00512EA3"/>
    <w:rsid w:val="005130A3"/>
    <w:rsid w:val="005134CD"/>
    <w:rsid w:val="00513563"/>
    <w:rsid w:val="005135B3"/>
    <w:rsid w:val="005135BF"/>
    <w:rsid w:val="005135C5"/>
    <w:rsid w:val="00513954"/>
    <w:rsid w:val="00513BFF"/>
    <w:rsid w:val="00513CF1"/>
    <w:rsid w:val="00513D84"/>
    <w:rsid w:val="00513DB0"/>
    <w:rsid w:val="00514405"/>
    <w:rsid w:val="00514462"/>
    <w:rsid w:val="005144B5"/>
    <w:rsid w:val="00514E62"/>
    <w:rsid w:val="0051509B"/>
    <w:rsid w:val="00515906"/>
    <w:rsid w:val="00515D4E"/>
    <w:rsid w:val="00516840"/>
    <w:rsid w:val="00516C31"/>
    <w:rsid w:val="00516F25"/>
    <w:rsid w:val="00516F69"/>
    <w:rsid w:val="00516FD7"/>
    <w:rsid w:val="005171DF"/>
    <w:rsid w:val="00517236"/>
    <w:rsid w:val="00517927"/>
    <w:rsid w:val="00520045"/>
    <w:rsid w:val="0052030F"/>
    <w:rsid w:val="00520695"/>
    <w:rsid w:val="0052074B"/>
    <w:rsid w:val="00520DBB"/>
    <w:rsid w:val="00520F29"/>
    <w:rsid w:val="00520F7D"/>
    <w:rsid w:val="005211FA"/>
    <w:rsid w:val="00521B96"/>
    <w:rsid w:val="00521BDA"/>
    <w:rsid w:val="00521C83"/>
    <w:rsid w:val="0052234A"/>
    <w:rsid w:val="00522376"/>
    <w:rsid w:val="0052237C"/>
    <w:rsid w:val="00522900"/>
    <w:rsid w:val="005237C5"/>
    <w:rsid w:val="00523868"/>
    <w:rsid w:val="00523932"/>
    <w:rsid w:val="00523C39"/>
    <w:rsid w:val="005246CB"/>
    <w:rsid w:val="00524D9A"/>
    <w:rsid w:val="0052597C"/>
    <w:rsid w:val="005266E7"/>
    <w:rsid w:val="0052697F"/>
    <w:rsid w:val="00526998"/>
    <w:rsid w:val="00526A6A"/>
    <w:rsid w:val="00527931"/>
    <w:rsid w:val="00527A05"/>
    <w:rsid w:val="00527C10"/>
    <w:rsid w:val="00530784"/>
    <w:rsid w:val="0053096B"/>
    <w:rsid w:val="00531F60"/>
    <w:rsid w:val="00532756"/>
    <w:rsid w:val="00532765"/>
    <w:rsid w:val="005330CD"/>
    <w:rsid w:val="00533AF3"/>
    <w:rsid w:val="00534203"/>
    <w:rsid w:val="005342A9"/>
    <w:rsid w:val="005344D3"/>
    <w:rsid w:val="005344D4"/>
    <w:rsid w:val="005349DC"/>
    <w:rsid w:val="00534C1C"/>
    <w:rsid w:val="00535589"/>
    <w:rsid w:val="005355FE"/>
    <w:rsid w:val="005359CC"/>
    <w:rsid w:val="00535C94"/>
    <w:rsid w:val="005367D6"/>
    <w:rsid w:val="00536851"/>
    <w:rsid w:val="00537370"/>
    <w:rsid w:val="00537ABF"/>
    <w:rsid w:val="00537BC4"/>
    <w:rsid w:val="00537C13"/>
    <w:rsid w:val="00537D2F"/>
    <w:rsid w:val="0054008A"/>
    <w:rsid w:val="0054039B"/>
    <w:rsid w:val="00540D9B"/>
    <w:rsid w:val="0054111D"/>
    <w:rsid w:val="0054112F"/>
    <w:rsid w:val="005417B4"/>
    <w:rsid w:val="005420E4"/>
    <w:rsid w:val="005425E0"/>
    <w:rsid w:val="00542937"/>
    <w:rsid w:val="005429AA"/>
    <w:rsid w:val="00542F47"/>
    <w:rsid w:val="005434B2"/>
    <w:rsid w:val="00543513"/>
    <w:rsid w:val="0054387E"/>
    <w:rsid w:val="00543B40"/>
    <w:rsid w:val="005444D9"/>
    <w:rsid w:val="0054466A"/>
    <w:rsid w:val="00544A26"/>
    <w:rsid w:val="00544E4C"/>
    <w:rsid w:val="00545942"/>
    <w:rsid w:val="00546B6E"/>
    <w:rsid w:val="005470A9"/>
    <w:rsid w:val="005470F8"/>
    <w:rsid w:val="005476E1"/>
    <w:rsid w:val="005479E7"/>
    <w:rsid w:val="00547A34"/>
    <w:rsid w:val="00547BCD"/>
    <w:rsid w:val="0055007C"/>
    <w:rsid w:val="00550C3D"/>
    <w:rsid w:val="00550CC6"/>
    <w:rsid w:val="00550F33"/>
    <w:rsid w:val="0055122D"/>
    <w:rsid w:val="005512CD"/>
    <w:rsid w:val="005516D0"/>
    <w:rsid w:val="005518D5"/>
    <w:rsid w:val="00551A41"/>
    <w:rsid w:val="00551E16"/>
    <w:rsid w:val="00552507"/>
    <w:rsid w:val="005526D2"/>
    <w:rsid w:val="00552985"/>
    <w:rsid w:val="00552BA5"/>
    <w:rsid w:val="00553FD6"/>
    <w:rsid w:val="00554118"/>
    <w:rsid w:val="00554751"/>
    <w:rsid w:val="005547D6"/>
    <w:rsid w:val="00554875"/>
    <w:rsid w:val="0055495D"/>
    <w:rsid w:val="00554C4E"/>
    <w:rsid w:val="00555B4B"/>
    <w:rsid w:val="00555FEA"/>
    <w:rsid w:val="00556576"/>
    <w:rsid w:val="00556AC8"/>
    <w:rsid w:val="00556D02"/>
    <w:rsid w:val="00556FF3"/>
    <w:rsid w:val="0055702F"/>
    <w:rsid w:val="00557781"/>
    <w:rsid w:val="00557ACC"/>
    <w:rsid w:val="00557B9A"/>
    <w:rsid w:val="0056023A"/>
    <w:rsid w:val="0056037A"/>
    <w:rsid w:val="0056066B"/>
    <w:rsid w:val="005607FE"/>
    <w:rsid w:val="00560845"/>
    <w:rsid w:val="005609A3"/>
    <w:rsid w:val="00560CBF"/>
    <w:rsid w:val="00560DE5"/>
    <w:rsid w:val="00560E1E"/>
    <w:rsid w:val="00560FA0"/>
    <w:rsid w:val="00561090"/>
    <w:rsid w:val="005618E3"/>
    <w:rsid w:val="00561CD5"/>
    <w:rsid w:val="0056264D"/>
    <w:rsid w:val="005627C1"/>
    <w:rsid w:val="0056295D"/>
    <w:rsid w:val="00562F87"/>
    <w:rsid w:val="00563501"/>
    <w:rsid w:val="00563E54"/>
    <w:rsid w:val="00563F29"/>
    <w:rsid w:val="00564ACB"/>
    <w:rsid w:val="00565B68"/>
    <w:rsid w:val="00565F97"/>
    <w:rsid w:val="00566283"/>
    <w:rsid w:val="00566E48"/>
    <w:rsid w:val="005671DB"/>
    <w:rsid w:val="00567A6F"/>
    <w:rsid w:val="00567F1A"/>
    <w:rsid w:val="00570BC7"/>
    <w:rsid w:val="00570D15"/>
    <w:rsid w:val="00570E8D"/>
    <w:rsid w:val="005715C1"/>
    <w:rsid w:val="00571688"/>
    <w:rsid w:val="00571E8A"/>
    <w:rsid w:val="00571FC1"/>
    <w:rsid w:val="0057280F"/>
    <w:rsid w:val="00572F4E"/>
    <w:rsid w:val="005738A1"/>
    <w:rsid w:val="00573BA2"/>
    <w:rsid w:val="00573CA9"/>
    <w:rsid w:val="00573E58"/>
    <w:rsid w:val="00574065"/>
    <w:rsid w:val="005750FA"/>
    <w:rsid w:val="005751AF"/>
    <w:rsid w:val="0057522B"/>
    <w:rsid w:val="005757EB"/>
    <w:rsid w:val="00575A9E"/>
    <w:rsid w:val="005760B3"/>
    <w:rsid w:val="005763F8"/>
    <w:rsid w:val="00576808"/>
    <w:rsid w:val="0057680B"/>
    <w:rsid w:val="00576A89"/>
    <w:rsid w:val="00576F1F"/>
    <w:rsid w:val="0057765A"/>
    <w:rsid w:val="00577740"/>
    <w:rsid w:val="00577825"/>
    <w:rsid w:val="0057786D"/>
    <w:rsid w:val="005778BF"/>
    <w:rsid w:val="00577C62"/>
    <w:rsid w:val="0058021C"/>
    <w:rsid w:val="00580A4E"/>
    <w:rsid w:val="00580CDC"/>
    <w:rsid w:val="005812B2"/>
    <w:rsid w:val="005818C4"/>
    <w:rsid w:val="00582685"/>
    <w:rsid w:val="00582A08"/>
    <w:rsid w:val="00582A59"/>
    <w:rsid w:val="00582CBB"/>
    <w:rsid w:val="00583078"/>
    <w:rsid w:val="005836C6"/>
    <w:rsid w:val="005836EB"/>
    <w:rsid w:val="00583809"/>
    <w:rsid w:val="0058394C"/>
    <w:rsid w:val="00583A33"/>
    <w:rsid w:val="00583BF0"/>
    <w:rsid w:val="005844E0"/>
    <w:rsid w:val="00584718"/>
    <w:rsid w:val="0058480F"/>
    <w:rsid w:val="00585450"/>
    <w:rsid w:val="00586A0B"/>
    <w:rsid w:val="00587EF8"/>
    <w:rsid w:val="0059008C"/>
    <w:rsid w:val="00590F2A"/>
    <w:rsid w:val="00591010"/>
    <w:rsid w:val="005910CD"/>
    <w:rsid w:val="005915B5"/>
    <w:rsid w:val="005919DC"/>
    <w:rsid w:val="00591EBF"/>
    <w:rsid w:val="00592252"/>
    <w:rsid w:val="0059241C"/>
    <w:rsid w:val="00592571"/>
    <w:rsid w:val="00592D20"/>
    <w:rsid w:val="00592E19"/>
    <w:rsid w:val="0059312C"/>
    <w:rsid w:val="005941AC"/>
    <w:rsid w:val="00594A11"/>
    <w:rsid w:val="00594B96"/>
    <w:rsid w:val="00594ED9"/>
    <w:rsid w:val="00594F85"/>
    <w:rsid w:val="00595325"/>
    <w:rsid w:val="0059539D"/>
    <w:rsid w:val="005954BC"/>
    <w:rsid w:val="00595622"/>
    <w:rsid w:val="0059563C"/>
    <w:rsid w:val="0059612D"/>
    <w:rsid w:val="005961F6"/>
    <w:rsid w:val="005962A8"/>
    <w:rsid w:val="00596562"/>
    <w:rsid w:val="00597378"/>
    <w:rsid w:val="00597CFE"/>
    <w:rsid w:val="00597EAF"/>
    <w:rsid w:val="005A0863"/>
    <w:rsid w:val="005A0C79"/>
    <w:rsid w:val="005A0CD7"/>
    <w:rsid w:val="005A100D"/>
    <w:rsid w:val="005A13CE"/>
    <w:rsid w:val="005A1C88"/>
    <w:rsid w:val="005A2645"/>
    <w:rsid w:val="005A2684"/>
    <w:rsid w:val="005A3A0D"/>
    <w:rsid w:val="005A3C04"/>
    <w:rsid w:val="005A4365"/>
    <w:rsid w:val="005A476D"/>
    <w:rsid w:val="005A47D8"/>
    <w:rsid w:val="005A47DF"/>
    <w:rsid w:val="005A5796"/>
    <w:rsid w:val="005A62A8"/>
    <w:rsid w:val="005A6D07"/>
    <w:rsid w:val="005A6FFB"/>
    <w:rsid w:val="005A7B0E"/>
    <w:rsid w:val="005A7BD0"/>
    <w:rsid w:val="005A7C58"/>
    <w:rsid w:val="005A7D8B"/>
    <w:rsid w:val="005A7F47"/>
    <w:rsid w:val="005B028F"/>
    <w:rsid w:val="005B08B6"/>
    <w:rsid w:val="005B0A67"/>
    <w:rsid w:val="005B0B95"/>
    <w:rsid w:val="005B0E37"/>
    <w:rsid w:val="005B0F1A"/>
    <w:rsid w:val="005B1509"/>
    <w:rsid w:val="005B1E14"/>
    <w:rsid w:val="005B1ED1"/>
    <w:rsid w:val="005B224A"/>
    <w:rsid w:val="005B2710"/>
    <w:rsid w:val="005B311D"/>
    <w:rsid w:val="005B31E9"/>
    <w:rsid w:val="005B3FE2"/>
    <w:rsid w:val="005B3FF0"/>
    <w:rsid w:val="005B4E2C"/>
    <w:rsid w:val="005B591E"/>
    <w:rsid w:val="005B6D6A"/>
    <w:rsid w:val="005B712E"/>
    <w:rsid w:val="005B7889"/>
    <w:rsid w:val="005B7A5C"/>
    <w:rsid w:val="005C02EB"/>
    <w:rsid w:val="005C22FF"/>
    <w:rsid w:val="005C32C3"/>
    <w:rsid w:val="005C3480"/>
    <w:rsid w:val="005C3B1F"/>
    <w:rsid w:val="005C3B3D"/>
    <w:rsid w:val="005C3D8D"/>
    <w:rsid w:val="005C4354"/>
    <w:rsid w:val="005C4F3A"/>
    <w:rsid w:val="005C505E"/>
    <w:rsid w:val="005C5B57"/>
    <w:rsid w:val="005C5C76"/>
    <w:rsid w:val="005C5F01"/>
    <w:rsid w:val="005C6215"/>
    <w:rsid w:val="005C6390"/>
    <w:rsid w:val="005C685B"/>
    <w:rsid w:val="005C6B42"/>
    <w:rsid w:val="005C7F4F"/>
    <w:rsid w:val="005D061D"/>
    <w:rsid w:val="005D0785"/>
    <w:rsid w:val="005D0FA0"/>
    <w:rsid w:val="005D108B"/>
    <w:rsid w:val="005D1218"/>
    <w:rsid w:val="005D20C2"/>
    <w:rsid w:val="005D2803"/>
    <w:rsid w:val="005D2FE6"/>
    <w:rsid w:val="005D35B3"/>
    <w:rsid w:val="005D35FE"/>
    <w:rsid w:val="005D3B98"/>
    <w:rsid w:val="005D3E6D"/>
    <w:rsid w:val="005D40D9"/>
    <w:rsid w:val="005D43F6"/>
    <w:rsid w:val="005D47E8"/>
    <w:rsid w:val="005D4929"/>
    <w:rsid w:val="005D4938"/>
    <w:rsid w:val="005D4A50"/>
    <w:rsid w:val="005D4CBA"/>
    <w:rsid w:val="005D4D0C"/>
    <w:rsid w:val="005D4ED2"/>
    <w:rsid w:val="005D50C9"/>
    <w:rsid w:val="005D5587"/>
    <w:rsid w:val="005D5682"/>
    <w:rsid w:val="005D5A61"/>
    <w:rsid w:val="005D61D5"/>
    <w:rsid w:val="005D679A"/>
    <w:rsid w:val="005D70AC"/>
    <w:rsid w:val="005D7AC2"/>
    <w:rsid w:val="005D7DA8"/>
    <w:rsid w:val="005E0940"/>
    <w:rsid w:val="005E0D36"/>
    <w:rsid w:val="005E1995"/>
    <w:rsid w:val="005E1DDD"/>
    <w:rsid w:val="005E244F"/>
    <w:rsid w:val="005E26AD"/>
    <w:rsid w:val="005E293A"/>
    <w:rsid w:val="005E2CB3"/>
    <w:rsid w:val="005E34B9"/>
    <w:rsid w:val="005E35B0"/>
    <w:rsid w:val="005E394A"/>
    <w:rsid w:val="005E42E0"/>
    <w:rsid w:val="005E45F0"/>
    <w:rsid w:val="005E5209"/>
    <w:rsid w:val="005E5359"/>
    <w:rsid w:val="005E5997"/>
    <w:rsid w:val="005E5A28"/>
    <w:rsid w:val="005E5CD7"/>
    <w:rsid w:val="005E625B"/>
    <w:rsid w:val="005E6277"/>
    <w:rsid w:val="005E68C7"/>
    <w:rsid w:val="005E6E10"/>
    <w:rsid w:val="005E76DF"/>
    <w:rsid w:val="005E78E0"/>
    <w:rsid w:val="005E7C14"/>
    <w:rsid w:val="005E7CE3"/>
    <w:rsid w:val="005E7EBD"/>
    <w:rsid w:val="005E7F5C"/>
    <w:rsid w:val="005F007A"/>
    <w:rsid w:val="005F01C8"/>
    <w:rsid w:val="005F022A"/>
    <w:rsid w:val="005F025B"/>
    <w:rsid w:val="005F02BA"/>
    <w:rsid w:val="005F1006"/>
    <w:rsid w:val="005F1AEF"/>
    <w:rsid w:val="005F24C8"/>
    <w:rsid w:val="005F2AE2"/>
    <w:rsid w:val="005F3130"/>
    <w:rsid w:val="005F3414"/>
    <w:rsid w:val="005F3860"/>
    <w:rsid w:val="005F42E3"/>
    <w:rsid w:val="005F4437"/>
    <w:rsid w:val="005F4660"/>
    <w:rsid w:val="005F4B1F"/>
    <w:rsid w:val="005F4E56"/>
    <w:rsid w:val="005F4FE9"/>
    <w:rsid w:val="005F52C4"/>
    <w:rsid w:val="005F539C"/>
    <w:rsid w:val="005F5CC9"/>
    <w:rsid w:val="005F5D00"/>
    <w:rsid w:val="005F5EBF"/>
    <w:rsid w:val="005F6AA9"/>
    <w:rsid w:val="005F6CFE"/>
    <w:rsid w:val="005F764A"/>
    <w:rsid w:val="005F766D"/>
    <w:rsid w:val="005F770E"/>
    <w:rsid w:val="005F792A"/>
    <w:rsid w:val="005F7D8F"/>
    <w:rsid w:val="006006C5"/>
    <w:rsid w:val="006006DD"/>
    <w:rsid w:val="00600A0A"/>
    <w:rsid w:val="00600A84"/>
    <w:rsid w:val="00600CE0"/>
    <w:rsid w:val="0060143A"/>
    <w:rsid w:val="0060197B"/>
    <w:rsid w:val="00601A30"/>
    <w:rsid w:val="006028E3"/>
    <w:rsid w:val="00602B1A"/>
    <w:rsid w:val="00602E2A"/>
    <w:rsid w:val="006030A6"/>
    <w:rsid w:val="0060380B"/>
    <w:rsid w:val="0060397F"/>
    <w:rsid w:val="00603EFE"/>
    <w:rsid w:val="0060416D"/>
    <w:rsid w:val="00604642"/>
    <w:rsid w:val="0060484F"/>
    <w:rsid w:val="00604A36"/>
    <w:rsid w:val="00604AF2"/>
    <w:rsid w:val="00604D1D"/>
    <w:rsid w:val="00604ECB"/>
    <w:rsid w:val="00605717"/>
    <w:rsid w:val="0060580D"/>
    <w:rsid w:val="006059EE"/>
    <w:rsid w:val="00605A1E"/>
    <w:rsid w:val="0060618D"/>
    <w:rsid w:val="0060628A"/>
    <w:rsid w:val="006062CA"/>
    <w:rsid w:val="0060644A"/>
    <w:rsid w:val="006068B7"/>
    <w:rsid w:val="006068BD"/>
    <w:rsid w:val="006071B6"/>
    <w:rsid w:val="00607A13"/>
    <w:rsid w:val="00607C24"/>
    <w:rsid w:val="0061029C"/>
    <w:rsid w:val="0061033E"/>
    <w:rsid w:val="006106EB"/>
    <w:rsid w:val="006107C2"/>
    <w:rsid w:val="00610F1D"/>
    <w:rsid w:val="00610F53"/>
    <w:rsid w:val="006114F4"/>
    <w:rsid w:val="00611580"/>
    <w:rsid w:val="00611762"/>
    <w:rsid w:val="006118FB"/>
    <w:rsid w:val="00611BEF"/>
    <w:rsid w:val="00612156"/>
    <w:rsid w:val="006130D9"/>
    <w:rsid w:val="0061314A"/>
    <w:rsid w:val="0061359E"/>
    <w:rsid w:val="006136DF"/>
    <w:rsid w:val="00613CD8"/>
    <w:rsid w:val="0061457C"/>
    <w:rsid w:val="006150BA"/>
    <w:rsid w:val="00615467"/>
    <w:rsid w:val="00615495"/>
    <w:rsid w:val="00615E97"/>
    <w:rsid w:val="00616992"/>
    <w:rsid w:val="00616C2D"/>
    <w:rsid w:val="00616CDE"/>
    <w:rsid w:val="00616FF4"/>
    <w:rsid w:val="0061703F"/>
    <w:rsid w:val="0061771A"/>
    <w:rsid w:val="00617B2A"/>
    <w:rsid w:val="00617B76"/>
    <w:rsid w:val="00617C30"/>
    <w:rsid w:val="00617EB5"/>
    <w:rsid w:val="00617FA4"/>
    <w:rsid w:val="006202CF"/>
    <w:rsid w:val="00620478"/>
    <w:rsid w:val="006207DD"/>
    <w:rsid w:val="00620E75"/>
    <w:rsid w:val="00620EB3"/>
    <w:rsid w:val="00622296"/>
    <w:rsid w:val="006222C1"/>
    <w:rsid w:val="006228EC"/>
    <w:rsid w:val="006231DB"/>
    <w:rsid w:val="00623B06"/>
    <w:rsid w:val="00623DE7"/>
    <w:rsid w:val="00624931"/>
    <w:rsid w:val="00624A59"/>
    <w:rsid w:val="00624E37"/>
    <w:rsid w:val="00625060"/>
    <w:rsid w:val="00625193"/>
    <w:rsid w:val="00625958"/>
    <w:rsid w:val="00625A2A"/>
    <w:rsid w:val="00625B98"/>
    <w:rsid w:val="00625CF2"/>
    <w:rsid w:val="00625D91"/>
    <w:rsid w:val="00626126"/>
    <w:rsid w:val="00626611"/>
    <w:rsid w:val="00626640"/>
    <w:rsid w:val="00627692"/>
    <w:rsid w:val="0062783E"/>
    <w:rsid w:val="006303C9"/>
    <w:rsid w:val="00630574"/>
    <w:rsid w:val="0063065C"/>
    <w:rsid w:val="00630B41"/>
    <w:rsid w:val="006310BA"/>
    <w:rsid w:val="0063119F"/>
    <w:rsid w:val="00631546"/>
    <w:rsid w:val="00631827"/>
    <w:rsid w:val="00631A21"/>
    <w:rsid w:val="006321D1"/>
    <w:rsid w:val="00632788"/>
    <w:rsid w:val="00632A3A"/>
    <w:rsid w:val="00632AC2"/>
    <w:rsid w:val="00633059"/>
    <w:rsid w:val="0063329B"/>
    <w:rsid w:val="00633CE2"/>
    <w:rsid w:val="006341B2"/>
    <w:rsid w:val="00634A81"/>
    <w:rsid w:val="00634D19"/>
    <w:rsid w:val="00634DB8"/>
    <w:rsid w:val="00634FA5"/>
    <w:rsid w:val="00635705"/>
    <w:rsid w:val="00635789"/>
    <w:rsid w:val="00635829"/>
    <w:rsid w:val="00635EC0"/>
    <w:rsid w:val="00635FC5"/>
    <w:rsid w:val="0063607E"/>
    <w:rsid w:val="00636146"/>
    <w:rsid w:val="00636830"/>
    <w:rsid w:val="00637186"/>
    <w:rsid w:val="006371A6"/>
    <w:rsid w:val="00637443"/>
    <w:rsid w:val="0063767B"/>
    <w:rsid w:val="006377D2"/>
    <w:rsid w:val="0064145F"/>
    <w:rsid w:val="006417E9"/>
    <w:rsid w:val="00642163"/>
    <w:rsid w:val="006421B5"/>
    <w:rsid w:val="0064238A"/>
    <w:rsid w:val="0064240D"/>
    <w:rsid w:val="006424AF"/>
    <w:rsid w:val="00642B06"/>
    <w:rsid w:val="00643843"/>
    <w:rsid w:val="00643F08"/>
    <w:rsid w:val="00644166"/>
    <w:rsid w:val="006443BF"/>
    <w:rsid w:val="006444DD"/>
    <w:rsid w:val="006447F5"/>
    <w:rsid w:val="00644956"/>
    <w:rsid w:val="00644CA6"/>
    <w:rsid w:val="00644E1B"/>
    <w:rsid w:val="006453CF"/>
    <w:rsid w:val="0064567D"/>
    <w:rsid w:val="00645ACB"/>
    <w:rsid w:val="00645F04"/>
    <w:rsid w:val="006460E3"/>
    <w:rsid w:val="00646EC5"/>
    <w:rsid w:val="0064740C"/>
    <w:rsid w:val="00647609"/>
    <w:rsid w:val="00647C18"/>
    <w:rsid w:val="00650088"/>
    <w:rsid w:val="0065010F"/>
    <w:rsid w:val="0065039D"/>
    <w:rsid w:val="006505C1"/>
    <w:rsid w:val="00651FC6"/>
    <w:rsid w:val="00652017"/>
    <w:rsid w:val="00652309"/>
    <w:rsid w:val="006528AD"/>
    <w:rsid w:val="00652AC6"/>
    <w:rsid w:val="00652FD5"/>
    <w:rsid w:val="00654477"/>
    <w:rsid w:val="006545E4"/>
    <w:rsid w:val="00654E18"/>
    <w:rsid w:val="0065515A"/>
    <w:rsid w:val="00655334"/>
    <w:rsid w:val="006553A9"/>
    <w:rsid w:val="00655421"/>
    <w:rsid w:val="0065556A"/>
    <w:rsid w:val="00655645"/>
    <w:rsid w:val="006556A5"/>
    <w:rsid w:val="00655861"/>
    <w:rsid w:val="00655F04"/>
    <w:rsid w:val="00656748"/>
    <w:rsid w:val="00656892"/>
    <w:rsid w:val="00656904"/>
    <w:rsid w:val="00656C20"/>
    <w:rsid w:val="0065755C"/>
    <w:rsid w:val="006575CF"/>
    <w:rsid w:val="00660624"/>
    <w:rsid w:val="00660746"/>
    <w:rsid w:val="00660E73"/>
    <w:rsid w:val="006611BA"/>
    <w:rsid w:val="006613AE"/>
    <w:rsid w:val="0066158B"/>
    <w:rsid w:val="00661730"/>
    <w:rsid w:val="006624E4"/>
    <w:rsid w:val="00662AE2"/>
    <w:rsid w:val="00662E7C"/>
    <w:rsid w:val="006634B9"/>
    <w:rsid w:val="00663DA0"/>
    <w:rsid w:val="00663DA7"/>
    <w:rsid w:val="006640B7"/>
    <w:rsid w:val="00664435"/>
    <w:rsid w:val="00664482"/>
    <w:rsid w:val="00664567"/>
    <w:rsid w:val="00664D9A"/>
    <w:rsid w:val="00665C68"/>
    <w:rsid w:val="00665DEA"/>
    <w:rsid w:val="00665F11"/>
    <w:rsid w:val="00666108"/>
    <w:rsid w:val="00666596"/>
    <w:rsid w:val="006665D8"/>
    <w:rsid w:val="0066673D"/>
    <w:rsid w:val="0066679B"/>
    <w:rsid w:val="00666A8B"/>
    <w:rsid w:val="00666C6B"/>
    <w:rsid w:val="00666E31"/>
    <w:rsid w:val="00666F6C"/>
    <w:rsid w:val="0066714D"/>
    <w:rsid w:val="00667753"/>
    <w:rsid w:val="0066775E"/>
    <w:rsid w:val="00667DC1"/>
    <w:rsid w:val="006708AF"/>
    <w:rsid w:val="00670BFE"/>
    <w:rsid w:val="006718E2"/>
    <w:rsid w:val="00671C68"/>
    <w:rsid w:val="006728EC"/>
    <w:rsid w:val="00672A91"/>
    <w:rsid w:val="00672C69"/>
    <w:rsid w:val="006731A0"/>
    <w:rsid w:val="006733E3"/>
    <w:rsid w:val="00673470"/>
    <w:rsid w:val="00673CC5"/>
    <w:rsid w:val="006747C3"/>
    <w:rsid w:val="00674CF9"/>
    <w:rsid w:val="006752E5"/>
    <w:rsid w:val="00675336"/>
    <w:rsid w:val="006757AA"/>
    <w:rsid w:val="00675829"/>
    <w:rsid w:val="00675913"/>
    <w:rsid w:val="00675C20"/>
    <w:rsid w:val="00675DAD"/>
    <w:rsid w:val="00675FDE"/>
    <w:rsid w:val="00676F67"/>
    <w:rsid w:val="006771E8"/>
    <w:rsid w:val="006777DA"/>
    <w:rsid w:val="00677D7F"/>
    <w:rsid w:val="00677E56"/>
    <w:rsid w:val="00680054"/>
    <w:rsid w:val="006803D4"/>
    <w:rsid w:val="00680A92"/>
    <w:rsid w:val="00680F81"/>
    <w:rsid w:val="00681204"/>
    <w:rsid w:val="0068123B"/>
    <w:rsid w:val="00681469"/>
    <w:rsid w:val="00681760"/>
    <w:rsid w:val="00681B23"/>
    <w:rsid w:val="006824D3"/>
    <w:rsid w:val="00682993"/>
    <w:rsid w:val="00682C55"/>
    <w:rsid w:val="00683CD3"/>
    <w:rsid w:val="0068455E"/>
    <w:rsid w:val="006848C7"/>
    <w:rsid w:val="00684CB7"/>
    <w:rsid w:val="00684E03"/>
    <w:rsid w:val="00684EE2"/>
    <w:rsid w:val="006852BD"/>
    <w:rsid w:val="00685D23"/>
    <w:rsid w:val="00685FB2"/>
    <w:rsid w:val="00686415"/>
    <w:rsid w:val="00686689"/>
    <w:rsid w:val="00686787"/>
    <w:rsid w:val="00686ADA"/>
    <w:rsid w:val="006875E3"/>
    <w:rsid w:val="006878C1"/>
    <w:rsid w:val="0068792D"/>
    <w:rsid w:val="00687AC5"/>
    <w:rsid w:val="00687B0A"/>
    <w:rsid w:val="006901A5"/>
    <w:rsid w:val="00690525"/>
    <w:rsid w:val="006906AD"/>
    <w:rsid w:val="00690A65"/>
    <w:rsid w:val="00690AA3"/>
    <w:rsid w:val="006915FA"/>
    <w:rsid w:val="00691892"/>
    <w:rsid w:val="006919AE"/>
    <w:rsid w:val="00691C8E"/>
    <w:rsid w:val="00691FC3"/>
    <w:rsid w:val="00692467"/>
    <w:rsid w:val="0069269F"/>
    <w:rsid w:val="00692A24"/>
    <w:rsid w:val="0069319E"/>
    <w:rsid w:val="006931B2"/>
    <w:rsid w:val="00693489"/>
    <w:rsid w:val="006934A1"/>
    <w:rsid w:val="00693763"/>
    <w:rsid w:val="00693F49"/>
    <w:rsid w:val="00694282"/>
    <w:rsid w:val="00695822"/>
    <w:rsid w:val="00696B63"/>
    <w:rsid w:val="00696EE7"/>
    <w:rsid w:val="006971A0"/>
    <w:rsid w:val="00697C20"/>
    <w:rsid w:val="00697D53"/>
    <w:rsid w:val="00697F34"/>
    <w:rsid w:val="006A003C"/>
    <w:rsid w:val="006A05F8"/>
    <w:rsid w:val="006A07C4"/>
    <w:rsid w:val="006A0855"/>
    <w:rsid w:val="006A0A36"/>
    <w:rsid w:val="006A0AD7"/>
    <w:rsid w:val="006A0BE9"/>
    <w:rsid w:val="006A0D56"/>
    <w:rsid w:val="006A107D"/>
    <w:rsid w:val="006A1468"/>
    <w:rsid w:val="006A1482"/>
    <w:rsid w:val="006A1488"/>
    <w:rsid w:val="006A165C"/>
    <w:rsid w:val="006A35A6"/>
    <w:rsid w:val="006A3670"/>
    <w:rsid w:val="006A368C"/>
    <w:rsid w:val="006A3809"/>
    <w:rsid w:val="006A3CAC"/>
    <w:rsid w:val="006A3FB1"/>
    <w:rsid w:val="006A4817"/>
    <w:rsid w:val="006A48E6"/>
    <w:rsid w:val="006A4A71"/>
    <w:rsid w:val="006A4B6F"/>
    <w:rsid w:val="006A4BA8"/>
    <w:rsid w:val="006A4CDB"/>
    <w:rsid w:val="006A4FB4"/>
    <w:rsid w:val="006A5236"/>
    <w:rsid w:val="006A614C"/>
    <w:rsid w:val="006A6238"/>
    <w:rsid w:val="006A645D"/>
    <w:rsid w:val="006A657F"/>
    <w:rsid w:val="006A6868"/>
    <w:rsid w:val="006A6904"/>
    <w:rsid w:val="006A6FE2"/>
    <w:rsid w:val="006A73F9"/>
    <w:rsid w:val="006B0177"/>
    <w:rsid w:val="006B07B9"/>
    <w:rsid w:val="006B0B61"/>
    <w:rsid w:val="006B0E6D"/>
    <w:rsid w:val="006B1197"/>
    <w:rsid w:val="006B15A6"/>
    <w:rsid w:val="006B1ADE"/>
    <w:rsid w:val="006B1D37"/>
    <w:rsid w:val="006B298B"/>
    <w:rsid w:val="006B2B4B"/>
    <w:rsid w:val="006B2ED9"/>
    <w:rsid w:val="006B352C"/>
    <w:rsid w:val="006B38A8"/>
    <w:rsid w:val="006B3929"/>
    <w:rsid w:val="006B393F"/>
    <w:rsid w:val="006B3C84"/>
    <w:rsid w:val="006B43A9"/>
    <w:rsid w:val="006B4522"/>
    <w:rsid w:val="006B4657"/>
    <w:rsid w:val="006B46CE"/>
    <w:rsid w:val="006B4EF9"/>
    <w:rsid w:val="006B51DF"/>
    <w:rsid w:val="006B5414"/>
    <w:rsid w:val="006B5461"/>
    <w:rsid w:val="006B5DCD"/>
    <w:rsid w:val="006B6609"/>
    <w:rsid w:val="006B69EF"/>
    <w:rsid w:val="006B77A8"/>
    <w:rsid w:val="006C04EB"/>
    <w:rsid w:val="006C0CA7"/>
    <w:rsid w:val="006C1295"/>
    <w:rsid w:val="006C222B"/>
    <w:rsid w:val="006C2372"/>
    <w:rsid w:val="006C2560"/>
    <w:rsid w:val="006C2EB6"/>
    <w:rsid w:val="006C3010"/>
    <w:rsid w:val="006C3262"/>
    <w:rsid w:val="006C3EBB"/>
    <w:rsid w:val="006C3FCE"/>
    <w:rsid w:val="006C42B8"/>
    <w:rsid w:val="006C42F6"/>
    <w:rsid w:val="006C4922"/>
    <w:rsid w:val="006C54AD"/>
    <w:rsid w:val="006C59F9"/>
    <w:rsid w:val="006C5D66"/>
    <w:rsid w:val="006C6238"/>
    <w:rsid w:val="006C777C"/>
    <w:rsid w:val="006C7EA7"/>
    <w:rsid w:val="006C7FA2"/>
    <w:rsid w:val="006D0BB5"/>
    <w:rsid w:val="006D23AE"/>
    <w:rsid w:val="006D252D"/>
    <w:rsid w:val="006D2C52"/>
    <w:rsid w:val="006D2FAF"/>
    <w:rsid w:val="006D3166"/>
    <w:rsid w:val="006D36D7"/>
    <w:rsid w:val="006D38E8"/>
    <w:rsid w:val="006D3E4C"/>
    <w:rsid w:val="006D3FD6"/>
    <w:rsid w:val="006D4156"/>
    <w:rsid w:val="006D4512"/>
    <w:rsid w:val="006D4BAA"/>
    <w:rsid w:val="006D4D79"/>
    <w:rsid w:val="006D4DCA"/>
    <w:rsid w:val="006D4FB2"/>
    <w:rsid w:val="006D51F1"/>
    <w:rsid w:val="006D55F4"/>
    <w:rsid w:val="006D5D76"/>
    <w:rsid w:val="006D618A"/>
    <w:rsid w:val="006D65A1"/>
    <w:rsid w:val="006D6669"/>
    <w:rsid w:val="006D6965"/>
    <w:rsid w:val="006D6BDF"/>
    <w:rsid w:val="006D6C33"/>
    <w:rsid w:val="006D6DDC"/>
    <w:rsid w:val="006D6F94"/>
    <w:rsid w:val="006D70B4"/>
    <w:rsid w:val="006D7309"/>
    <w:rsid w:val="006D7712"/>
    <w:rsid w:val="006D7811"/>
    <w:rsid w:val="006D7FC0"/>
    <w:rsid w:val="006E080C"/>
    <w:rsid w:val="006E1860"/>
    <w:rsid w:val="006E186E"/>
    <w:rsid w:val="006E1B76"/>
    <w:rsid w:val="006E1E17"/>
    <w:rsid w:val="006E2B83"/>
    <w:rsid w:val="006E2C9B"/>
    <w:rsid w:val="006E2E69"/>
    <w:rsid w:val="006E320C"/>
    <w:rsid w:val="006E33B9"/>
    <w:rsid w:val="006E35E7"/>
    <w:rsid w:val="006E405E"/>
    <w:rsid w:val="006E43B2"/>
    <w:rsid w:val="006E4A96"/>
    <w:rsid w:val="006E4AD0"/>
    <w:rsid w:val="006E589A"/>
    <w:rsid w:val="006E5CDB"/>
    <w:rsid w:val="006E5CEC"/>
    <w:rsid w:val="006E5FF0"/>
    <w:rsid w:val="006E628E"/>
    <w:rsid w:val="006E6303"/>
    <w:rsid w:val="006E72BA"/>
    <w:rsid w:val="006E73FC"/>
    <w:rsid w:val="006E7FDF"/>
    <w:rsid w:val="006F0117"/>
    <w:rsid w:val="006F07C9"/>
    <w:rsid w:val="006F0A14"/>
    <w:rsid w:val="006F0AF3"/>
    <w:rsid w:val="006F0D18"/>
    <w:rsid w:val="006F15D2"/>
    <w:rsid w:val="006F1F57"/>
    <w:rsid w:val="006F2083"/>
    <w:rsid w:val="006F2175"/>
    <w:rsid w:val="006F22C2"/>
    <w:rsid w:val="006F2889"/>
    <w:rsid w:val="006F28C8"/>
    <w:rsid w:val="006F2953"/>
    <w:rsid w:val="006F3E7A"/>
    <w:rsid w:val="006F4A00"/>
    <w:rsid w:val="006F4B88"/>
    <w:rsid w:val="006F512B"/>
    <w:rsid w:val="006F522A"/>
    <w:rsid w:val="006F5963"/>
    <w:rsid w:val="006F5B3C"/>
    <w:rsid w:val="006F616C"/>
    <w:rsid w:val="006F6539"/>
    <w:rsid w:val="006F658F"/>
    <w:rsid w:val="006F674B"/>
    <w:rsid w:val="006F67DF"/>
    <w:rsid w:val="006F6CEF"/>
    <w:rsid w:val="006F7163"/>
    <w:rsid w:val="007000A9"/>
    <w:rsid w:val="007001D5"/>
    <w:rsid w:val="0070052F"/>
    <w:rsid w:val="00700982"/>
    <w:rsid w:val="00700B88"/>
    <w:rsid w:val="00700C36"/>
    <w:rsid w:val="0070185F"/>
    <w:rsid w:val="00701B03"/>
    <w:rsid w:val="00701B09"/>
    <w:rsid w:val="00701D2C"/>
    <w:rsid w:val="00701D52"/>
    <w:rsid w:val="00701F36"/>
    <w:rsid w:val="00701F60"/>
    <w:rsid w:val="007022C6"/>
    <w:rsid w:val="00702856"/>
    <w:rsid w:val="00702AA7"/>
    <w:rsid w:val="00703B1F"/>
    <w:rsid w:val="00703EBC"/>
    <w:rsid w:val="007040E2"/>
    <w:rsid w:val="00704EF1"/>
    <w:rsid w:val="007050EF"/>
    <w:rsid w:val="00705A67"/>
    <w:rsid w:val="00706037"/>
    <w:rsid w:val="00706185"/>
    <w:rsid w:val="0070660D"/>
    <w:rsid w:val="00706A07"/>
    <w:rsid w:val="00707187"/>
    <w:rsid w:val="0070737A"/>
    <w:rsid w:val="00707675"/>
    <w:rsid w:val="007102BC"/>
    <w:rsid w:val="007108FC"/>
    <w:rsid w:val="00710986"/>
    <w:rsid w:val="00711914"/>
    <w:rsid w:val="00712093"/>
    <w:rsid w:val="00712864"/>
    <w:rsid w:val="00712CAB"/>
    <w:rsid w:val="00712F68"/>
    <w:rsid w:val="0071380B"/>
    <w:rsid w:val="00713B34"/>
    <w:rsid w:val="00713D49"/>
    <w:rsid w:val="00713E30"/>
    <w:rsid w:val="00714AB6"/>
    <w:rsid w:val="007155D4"/>
    <w:rsid w:val="00715870"/>
    <w:rsid w:val="0071595D"/>
    <w:rsid w:val="00715A4E"/>
    <w:rsid w:val="00715E5C"/>
    <w:rsid w:val="007165E2"/>
    <w:rsid w:val="00716E78"/>
    <w:rsid w:val="00716F3A"/>
    <w:rsid w:val="00717BAF"/>
    <w:rsid w:val="00717C28"/>
    <w:rsid w:val="00720433"/>
    <w:rsid w:val="007208A7"/>
    <w:rsid w:val="007209A9"/>
    <w:rsid w:val="00720DD4"/>
    <w:rsid w:val="00720FCD"/>
    <w:rsid w:val="00721417"/>
    <w:rsid w:val="007215DA"/>
    <w:rsid w:val="0072170A"/>
    <w:rsid w:val="007219BA"/>
    <w:rsid w:val="00721D15"/>
    <w:rsid w:val="00721D80"/>
    <w:rsid w:val="00721D8C"/>
    <w:rsid w:val="007224BD"/>
    <w:rsid w:val="007226CC"/>
    <w:rsid w:val="00722C7F"/>
    <w:rsid w:val="00723827"/>
    <w:rsid w:val="00723C65"/>
    <w:rsid w:val="00723DA4"/>
    <w:rsid w:val="007242E0"/>
    <w:rsid w:val="00724316"/>
    <w:rsid w:val="00724EFE"/>
    <w:rsid w:val="00725397"/>
    <w:rsid w:val="00725ED9"/>
    <w:rsid w:val="00726407"/>
    <w:rsid w:val="00726523"/>
    <w:rsid w:val="00726648"/>
    <w:rsid w:val="00730385"/>
    <w:rsid w:val="00730429"/>
    <w:rsid w:val="00730BEB"/>
    <w:rsid w:val="00730DF1"/>
    <w:rsid w:val="00730FA3"/>
    <w:rsid w:val="007315ED"/>
    <w:rsid w:val="00731D97"/>
    <w:rsid w:val="007323D1"/>
    <w:rsid w:val="00732413"/>
    <w:rsid w:val="007324CC"/>
    <w:rsid w:val="00732618"/>
    <w:rsid w:val="00732724"/>
    <w:rsid w:val="007328B8"/>
    <w:rsid w:val="007328EE"/>
    <w:rsid w:val="0073299D"/>
    <w:rsid w:val="00732EFE"/>
    <w:rsid w:val="00733AED"/>
    <w:rsid w:val="00733ED6"/>
    <w:rsid w:val="0073452C"/>
    <w:rsid w:val="00734938"/>
    <w:rsid w:val="00735115"/>
    <w:rsid w:val="007355DD"/>
    <w:rsid w:val="007359BC"/>
    <w:rsid w:val="00735D08"/>
    <w:rsid w:val="00736182"/>
    <w:rsid w:val="0073631A"/>
    <w:rsid w:val="0073660A"/>
    <w:rsid w:val="007369E5"/>
    <w:rsid w:val="0073707A"/>
    <w:rsid w:val="00737AA4"/>
    <w:rsid w:val="00737BF9"/>
    <w:rsid w:val="007400EA"/>
    <w:rsid w:val="007400FB"/>
    <w:rsid w:val="00740341"/>
    <w:rsid w:val="007405BB"/>
    <w:rsid w:val="007408E5"/>
    <w:rsid w:val="00740D43"/>
    <w:rsid w:val="00741476"/>
    <w:rsid w:val="00741960"/>
    <w:rsid w:val="00741C52"/>
    <w:rsid w:val="007421BB"/>
    <w:rsid w:val="00742237"/>
    <w:rsid w:val="00742718"/>
    <w:rsid w:val="00742C7E"/>
    <w:rsid w:val="0074375E"/>
    <w:rsid w:val="00743A96"/>
    <w:rsid w:val="00743B31"/>
    <w:rsid w:val="00743CEF"/>
    <w:rsid w:val="00743D4A"/>
    <w:rsid w:val="00744860"/>
    <w:rsid w:val="00744DD2"/>
    <w:rsid w:val="007452F6"/>
    <w:rsid w:val="00745614"/>
    <w:rsid w:val="00745A05"/>
    <w:rsid w:val="00745ADC"/>
    <w:rsid w:val="00745FE4"/>
    <w:rsid w:val="0074625F"/>
    <w:rsid w:val="007467A3"/>
    <w:rsid w:val="00746A21"/>
    <w:rsid w:val="00746A48"/>
    <w:rsid w:val="00746D8C"/>
    <w:rsid w:val="00746FE4"/>
    <w:rsid w:val="0074701A"/>
    <w:rsid w:val="00747468"/>
    <w:rsid w:val="007478F3"/>
    <w:rsid w:val="0074799C"/>
    <w:rsid w:val="00750988"/>
    <w:rsid w:val="00750E9C"/>
    <w:rsid w:val="00750F7A"/>
    <w:rsid w:val="00751012"/>
    <w:rsid w:val="00751796"/>
    <w:rsid w:val="00751F19"/>
    <w:rsid w:val="007520D2"/>
    <w:rsid w:val="0075338D"/>
    <w:rsid w:val="00753462"/>
    <w:rsid w:val="00753792"/>
    <w:rsid w:val="00753875"/>
    <w:rsid w:val="0075392A"/>
    <w:rsid w:val="00753B87"/>
    <w:rsid w:val="0075422A"/>
    <w:rsid w:val="007549F3"/>
    <w:rsid w:val="00754AB8"/>
    <w:rsid w:val="00755070"/>
    <w:rsid w:val="007553D4"/>
    <w:rsid w:val="007555AA"/>
    <w:rsid w:val="007558A5"/>
    <w:rsid w:val="00755B11"/>
    <w:rsid w:val="00755E0A"/>
    <w:rsid w:val="00755EC9"/>
    <w:rsid w:val="007560ED"/>
    <w:rsid w:val="0075665C"/>
    <w:rsid w:val="00756AE9"/>
    <w:rsid w:val="00757486"/>
    <w:rsid w:val="0076017B"/>
    <w:rsid w:val="007609D3"/>
    <w:rsid w:val="00760D1E"/>
    <w:rsid w:val="00760F88"/>
    <w:rsid w:val="00761316"/>
    <w:rsid w:val="007614B0"/>
    <w:rsid w:val="00761C2F"/>
    <w:rsid w:val="00761F7F"/>
    <w:rsid w:val="00762666"/>
    <w:rsid w:val="00762AAA"/>
    <w:rsid w:val="00762BE6"/>
    <w:rsid w:val="00762CDB"/>
    <w:rsid w:val="00762CDE"/>
    <w:rsid w:val="00762F63"/>
    <w:rsid w:val="00763225"/>
    <w:rsid w:val="00763C0B"/>
    <w:rsid w:val="00763FA7"/>
    <w:rsid w:val="00764449"/>
    <w:rsid w:val="00764A7F"/>
    <w:rsid w:val="00765119"/>
    <w:rsid w:val="00765287"/>
    <w:rsid w:val="00765395"/>
    <w:rsid w:val="00765841"/>
    <w:rsid w:val="00765FA2"/>
    <w:rsid w:val="0076605C"/>
    <w:rsid w:val="00767C5E"/>
    <w:rsid w:val="00767CEC"/>
    <w:rsid w:val="00767F5A"/>
    <w:rsid w:val="00770019"/>
    <w:rsid w:val="00770030"/>
    <w:rsid w:val="00770136"/>
    <w:rsid w:val="007701CF"/>
    <w:rsid w:val="00770A04"/>
    <w:rsid w:val="00770B83"/>
    <w:rsid w:val="00770EAF"/>
    <w:rsid w:val="0077116E"/>
    <w:rsid w:val="007713A2"/>
    <w:rsid w:val="00771623"/>
    <w:rsid w:val="00771991"/>
    <w:rsid w:val="00772611"/>
    <w:rsid w:val="0077287A"/>
    <w:rsid w:val="00773001"/>
    <w:rsid w:val="0077343D"/>
    <w:rsid w:val="00773CFD"/>
    <w:rsid w:val="00774100"/>
    <w:rsid w:val="0077476D"/>
    <w:rsid w:val="00774865"/>
    <w:rsid w:val="00774886"/>
    <w:rsid w:val="00774CB0"/>
    <w:rsid w:val="00775093"/>
    <w:rsid w:val="00775340"/>
    <w:rsid w:val="00775770"/>
    <w:rsid w:val="0077581A"/>
    <w:rsid w:val="00775854"/>
    <w:rsid w:val="00775DC2"/>
    <w:rsid w:val="00775E4D"/>
    <w:rsid w:val="0077606F"/>
    <w:rsid w:val="0077675D"/>
    <w:rsid w:val="00776934"/>
    <w:rsid w:val="0077694C"/>
    <w:rsid w:val="007769F7"/>
    <w:rsid w:val="00776F87"/>
    <w:rsid w:val="007775E3"/>
    <w:rsid w:val="007778CB"/>
    <w:rsid w:val="00777E13"/>
    <w:rsid w:val="0078037B"/>
    <w:rsid w:val="0078043D"/>
    <w:rsid w:val="00780605"/>
    <w:rsid w:val="007808CD"/>
    <w:rsid w:val="00780BEF"/>
    <w:rsid w:val="00780C0F"/>
    <w:rsid w:val="007811FA"/>
    <w:rsid w:val="007817EF"/>
    <w:rsid w:val="00781804"/>
    <w:rsid w:val="007821FB"/>
    <w:rsid w:val="00782405"/>
    <w:rsid w:val="00782420"/>
    <w:rsid w:val="007826AC"/>
    <w:rsid w:val="00782A71"/>
    <w:rsid w:val="00782DEA"/>
    <w:rsid w:val="007833DC"/>
    <w:rsid w:val="0078355B"/>
    <w:rsid w:val="007835E4"/>
    <w:rsid w:val="00783822"/>
    <w:rsid w:val="00783A9E"/>
    <w:rsid w:val="00783ACD"/>
    <w:rsid w:val="00783BE3"/>
    <w:rsid w:val="00783CAC"/>
    <w:rsid w:val="00784203"/>
    <w:rsid w:val="007846EE"/>
    <w:rsid w:val="00784CE4"/>
    <w:rsid w:val="00784F14"/>
    <w:rsid w:val="00785F35"/>
    <w:rsid w:val="007860B7"/>
    <w:rsid w:val="007860D2"/>
    <w:rsid w:val="0078623B"/>
    <w:rsid w:val="007865D5"/>
    <w:rsid w:val="0078663B"/>
    <w:rsid w:val="00786899"/>
    <w:rsid w:val="00787498"/>
    <w:rsid w:val="0078752D"/>
    <w:rsid w:val="0078773F"/>
    <w:rsid w:val="00787A46"/>
    <w:rsid w:val="00787D15"/>
    <w:rsid w:val="00790146"/>
    <w:rsid w:val="007901D5"/>
    <w:rsid w:val="0079043A"/>
    <w:rsid w:val="00790619"/>
    <w:rsid w:val="00790776"/>
    <w:rsid w:val="00790E6A"/>
    <w:rsid w:val="00790FAE"/>
    <w:rsid w:val="00791342"/>
    <w:rsid w:val="00791FB4"/>
    <w:rsid w:val="0079227E"/>
    <w:rsid w:val="00792700"/>
    <w:rsid w:val="007928FF"/>
    <w:rsid w:val="00792A50"/>
    <w:rsid w:val="00792C14"/>
    <w:rsid w:val="00792CED"/>
    <w:rsid w:val="00793268"/>
    <w:rsid w:val="0079328C"/>
    <w:rsid w:val="0079382A"/>
    <w:rsid w:val="00793A23"/>
    <w:rsid w:val="00793C9A"/>
    <w:rsid w:val="00793EE2"/>
    <w:rsid w:val="0079426F"/>
    <w:rsid w:val="00794937"/>
    <w:rsid w:val="00794DE5"/>
    <w:rsid w:val="007952DB"/>
    <w:rsid w:val="0079538C"/>
    <w:rsid w:val="0079544A"/>
    <w:rsid w:val="007955F3"/>
    <w:rsid w:val="007956BF"/>
    <w:rsid w:val="007956E7"/>
    <w:rsid w:val="00795AF2"/>
    <w:rsid w:val="00795BC0"/>
    <w:rsid w:val="00795BE3"/>
    <w:rsid w:val="00795C8F"/>
    <w:rsid w:val="007964E1"/>
    <w:rsid w:val="00796B3A"/>
    <w:rsid w:val="00796B44"/>
    <w:rsid w:val="0079719D"/>
    <w:rsid w:val="00797DF2"/>
    <w:rsid w:val="007A0429"/>
    <w:rsid w:val="007A0839"/>
    <w:rsid w:val="007A096F"/>
    <w:rsid w:val="007A0AA9"/>
    <w:rsid w:val="007A0F00"/>
    <w:rsid w:val="007A104C"/>
    <w:rsid w:val="007A14A8"/>
    <w:rsid w:val="007A19D5"/>
    <w:rsid w:val="007A2C0B"/>
    <w:rsid w:val="007A31BD"/>
    <w:rsid w:val="007A3BF1"/>
    <w:rsid w:val="007A4637"/>
    <w:rsid w:val="007A4A98"/>
    <w:rsid w:val="007A4CED"/>
    <w:rsid w:val="007A4D0E"/>
    <w:rsid w:val="007A4EB4"/>
    <w:rsid w:val="007A54D6"/>
    <w:rsid w:val="007A57C1"/>
    <w:rsid w:val="007A5867"/>
    <w:rsid w:val="007A58E7"/>
    <w:rsid w:val="007A59A0"/>
    <w:rsid w:val="007A6590"/>
    <w:rsid w:val="007A6957"/>
    <w:rsid w:val="007A6D2F"/>
    <w:rsid w:val="007A7786"/>
    <w:rsid w:val="007A7831"/>
    <w:rsid w:val="007A7AEC"/>
    <w:rsid w:val="007B0692"/>
    <w:rsid w:val="007B08C5"/>
    <w:rsid w:val="007B0A18"/>
    <w:rsid w:val="007B15C9"/>
    <w:rsid w:val="007B1896"/>
    <w:rsid w:val="007B1AB0"/>
    <w:rsid w:val="007B2AE8"/>
    <w:rsid w:val="007B2B56"/>
    <w:rsid w:val="007B310B"/>
    <w:rsid w:val="007B3164"/>
    <w:rsid w:val="007B316A"/>
    <w:rsid w:val="007B3547"/>
    <w:rsid w:val="007B382F"/>
    <w:rsid w:val="007B3A77"/>
    <w:rsid w:val="007B43AF"/>
    <w:rsid w:val="007B4681"/>
    <w:rsid w:val="007B4E85"/>
    <w:rsid w:val="007B4F89"/>
    <w:rsid w:val="007B51C0"/>
    <w:rsid w:val="007B52D1"/>
    <w:rsid w:val="007B54F0"/>
    <w:rsid w:val="007B5C30"/>
    <w:rsid w:val="007B6818"/>
    <w:rsid w:val="007B6DDA"/>
    <w:rsid w:val="007B6FAF"/>
    <w:rsid w:val="007B71EB"/>
    <w:rsid w:val="007B775D"/>
    <w:rsid w:val="007B7B13"/>
    <w:rsid w:val="007B7B39"/>
    <w:rsid w:val="007B7C28"/>
    <w:rsid w:val="007C0199"/>
    <w:rsid w:val="007C0349"/>
    <w:rsid w:val="007C04BF"/>
    <w:rsid w:val="007C06C7"/>
    <w:rsid w:val="007C0814"/>
    <w:rsid w:val="007C094A"/>
    <w:rsid w:val="007C0C82"/>
    <w:rsid w:val="007C0E09"/>
    <w:rsid w:val="007C0E50"/>
    <w:rsid w:val="007C0E9F"/>
    <w:rsid w:val="007C0EEF"/>
    <w:rsid w:val="007C1038"/>
    <w:rsid w:val="007C17E3"/>
    <w:rsid w:val="007C1B26"/>
    <w:rsid w:val="007C1DF3"/>
    <w:rsid w:val="007C1E33"/>
    <w:rsid w:val="007C1FFE"/>
    <w:rsid w:val="007C228D"/>
    <w:rsid w:val="007C2364"/>
    <w:rsid w:val="007C252C"/>
    <w:rsid w:val="007C3094"/>
    <w:rsid w:val="007C343B"/>
    <w:rsid w:val="007C353A"/>
    <w:rsid w:val="007C3A23"/>
    <w:rsid w:val="007C3D4F"/>
    <w:rsid w:val="007C4006"/>
    <w:rsid w:val="007C453E"/>
    <w:rsid w:val="007C5BE0"/>
    <w:rsid w:val="007C5DCC"/>
    <w:rsid w:val="007C5EA7"/>
    <w:rsid w:val="007C65C5"/>
    <w:rsid w:val="007C6A59"/>
    <w:rsid w:val="007C7276"/>
    <w:rsid w:val="007D0E6D"/>
    <w:rsid w:val="007D0FA4"/>
    <w:rsid w:val="007D1751"/>
    <w:rsid w:val="007D1E8C"/>
    <w:rsid w:val="007D1F4C"/>
    <w:rsid w:val="007D2A01"/>
    <w:rsid w:val="007D2A9E"/>
    <w:rsid w:val="007D3015"/>
    <w:rsid w:val="007D3597"/>
    <w:rsid w:val="007D3B8F"/>
    <w:rsid w:val="007D3BDB"/>
    <w:rsid w:val="007D3D9A"/>
    <w:rsid w:val="007D4711"/>
    <w:rsid w:val="007D4BFD"/>
    <w:rsid w:val="007D4C12"/>
    <w:rsid w:val="007D4C34"/>
    <w:rsid w:val="007D5030"/>
    <w:rsid w:val="007D5B04"/>
    <w:rsid w:val="007D60FD"/>
    <w:rsid w:val="007D6319"/>
    <w:rsid w:val="007D658E"/>
    <w:rsid w:val="007D6676"/>
    <w:rsid w:val="007D6CEA"/>
    <w:rsid w:val="007D6D0E"/>
    <w:rsid w:val="007D6F31"/>
    <w:rsid w:val="007D6F4F"/>
    <w:rsid w:val="007D7140"/>
    <w:rsid w:val="007D7215"/>
    <w:rsid w:val="007D729A"/>
    <w:rsid w:val="007D768A"/>
    <w:rsid w:val="007D7762"/>
    <w:rsid w:val="007D7B1C"/>
    <w:rsid w:val="007D7CB2"/>
    <w:rsid w:val="007E02CF"/>
    <w:rsid w:val="007E030C"/>
    <w:rsid w:val="007E0354"/>
    <w:rsid w:val="007E06B3"/>
    <w:rsid w:val="007E10C4"/>
    <w:rsid w:val="007E11A4"/>
    <w:rsid w:val="007E15A3"/>
    <w:rsid w:val="007E1A45"/>
    <w:rsid w:val="007E1A87"/>
    <w:rsid w:val="007E22CE"/>
    <w:rsid w:val="007E26EB"/>
    <w:rsid w:val="007E2A02"/>
    <w:rsid w:val="007E2B4C"/>
    <w:rsid w:val="007E2C33"/>
    <w:rsid w:val="007E2F45"/>
    <w:rsid w:val="007E2F5B"/>
    <w:rsid w:val="007E2FEA"/>
    <w:rsid w:val="007E3055"/>
    <w:rsid w:val="007E330F"/>
    <w:rsid w:val="007E3478"/>
    <w:rsid w:val="007E3E48"/>
    <w:rsid w:val="007E3FC0"/>
    <w:rsid w:val="007E4105"/>
    <w:rsid w:val="007E425C"/>
    <w:rsid w:val="007E4D5F"/>
    <w:rsid w:val="007E51A9"/>
    <w:rsid w:val="007E52FB"/>
    <w:rsid w:val="007E53E7"/>
    <w:rsid w:val="007E5693"/>
    <w:rsid w:val="007E5C06"/>
    <w:rsid w:val="007E5E40"/>
    <w:rsid w:val="007E5EF5"/>
    <w:rsid w:val="007E5F73"/>
    <w:rsid w:val="007E6230"/>
    <w:rsid w:val="007E64DC"/>
    <w:rsid w:val="007E6F60"/>
    <w:rsid w:val="007E76E6"/>
    <w:rsid w:val="007E7891"/>
    <w:rsid w:val="007E7ABD"/>
    <w:rsid w:val="007F0494"/>
    <w:rsid w:val="007F04F7"/>
    <w:rsid w:val="007F0576"/>
    <w:rsid w:val="007F0816"/>
    <w:rsid w:val="007F104D"/>
    <w:rsid w:val="007F2468"/>
    <w:rsid w:val="007F24A5"/>
    <w:rsid w:val="007F2B94"/>
    <w:rsid w:val="007F30F2"/>
    <w:rsid w:val="007F35F2"/>
    <w:rsid w:val="007F399B"/>
    <w:rsid w:val="007F3C81"/>
    <w:rsid w:val="007F3C92"/>
    <w:rsid w:val="007F4485"/>
    <w:rsid w:val="007F47A5"/>
    <w:rsid w:val="007F5431"/>
    <w:rsid w:val="007F546A"/>
    <w:rsid w:val="007F5AED"/>
    <w:rsid w:val="007F5AEE"/>
    <w:rsid w:val="007F71D7"/>
    <w:rsid w:val="007F71EF"/>
    <w:rsid w:val="007F72E7"/>
    <w:rsid w:val="007F7454"/>
    <w:rsid w:val="007F75EC"/>
    <w:rsid w:val="007F7692"/>
    <w:rsid w:val="007F7DC6"/>
    <w:rsid w:val="00800155"/>
    <w:rsid w:val="00800763"/>
    <w:rsid w:val="00800982"/>
    <w:rsid w:val="00800EE8"/>
    <w:rsid w:val="008012DF"/>
    <w:rsid w:val="00802066"/>
    <w:rsid w:val="00802269"/>
    <w:rsid w:val="0080238C"/>
    <w:rsid w:val="0080243E"/>
    <w:rsid w:val="008027CD"/>
    <w:rsid w:val="008027F3"/>
    <w:rsid w:val="008029BE"/>
    <w:rsid w:val="00802B10"/>
    <w:rsid w:val="00802C16"/>
    <w:rsid w:val="0080326C"/>
    <w:rsid w:val="00803B5C"/>
    <w:rsid w:val="00803C83"/>
    <w:rsid w:val="00804177"/>
    <w:rsid w:val="008049A4"/>
    <w:rsid w:val="008049E5"/>
    <w:rsid w:val="00804B4B"/>
    <w:rsid w:val="00804DAF"/>
    <w:rsid w:val="00804E7F"/>
    <w:rsid w:val="008050E4"/>
    <w:rsid w:val="0080512A"/>
    <w:rsid w:val="0080514F"/>
    <w:rsid w:val="008054CB"/>
    <w:rsid w:val="0080584E"/>
    <w:rsid w:val="00805986"/>
    <w:rsid w:val="0080620F"/>
    <w:rsid w:val="0080683D"/>
    <w:rsid w:val="00806F99"/>
    <w:rsid w:val="008075BC"/>
    <w:rsid w:val="008075C5"/>
    <w:rsid w:val="008076E5"/>
    <w:rsid w:val="00807A47"/>
    <w:rsid w:val="00807AF1"/>
    <w:rsid w:val="008102CD"/>
    <w:rsid w:val="00811160"/>
    <w:rsid w:val="008111F3"/>
    <w:rsid w:val="00811422"/>
    <w:rsid w:val="00811C50"/>
    <w:rsid w:val="00811E1E"/>
    <w:rsid w:val="0081205D"/>
    <w:rsid w:val="0081208E"/>
    <w:rsid w:val="008123FB"/>
    <w:rsid w:val="00812FA1"/>
    <w:rsid w:val="00813175"/>
    <w:rsid w:val="00813925"/>
    <w:rsid w:val="008141C0"/>
    <w:rsid w:val="00814B50"/>
    <w:rsid w:val="00815613"/>
    <w:rsid w:val="00815741"/>
    <w:rsid w:val="00815A25"/>
    <w:rsid w:val="00815A52"/>
    <w:rsid w:val="0081607C"/>
    <w:rsid w:val="00816305"/>
    <w:rsid w:val="008165C2"/>
    <w:rsid w:val="00817C73"/>
    <w:rsid w:val="00817FE9"/>
    <w:rsid w:val="00820681"/>
    <w:rsid w:val="00820818"/>
    <w:rsid w:val="00820E4F"/>
    <w:rsid w:val="008211DA"/>
    <w:rsid w:val="008213D3"/>
    <w:rsid w:val="00821557"/>
    <w:rsid w:val="008217EA"/>
    <w:rsid w:val="00821BC2"/>
    <w:rsid w:val="00821CC6"/>
    <w:rsid w:val="00821D0B"/>
    <w:rsid w:val="00821F53"/>
    <w:rsid w:val="0082215D"/>
    <w:rsid w:val="008223C8"/>
    <w:rsid w:val="0082322A"/>
    <w:rsid w:val="008236D5"/>
    <w:rsid w:val="008237E2"/>
    <w:rsid w:val="0082380C"/>
    <w:rsid w:val="00823EB3"/>
    <w:rsid w:val="008241BD"/>
    <w:rsid w:val="008241C1"/>
    <w:rsid w:val="0082473C"/>
    <w:rsid w:val="00824FF9"/>
    <w:rsid w:val="008254DD"/>
    <w:rsid w:val="00825597"/>
    <w:rsid w:val="0082638F"/>
    <w:rsid w:val="008264C8"/>
    <w:rsid w:val="00826697"/>
    <w:rsid w:val="00826B59"/>
    <w:rsid w:val="00826C78"/>
    <w:rsid w:val="008276D2"/>
    <w:rsid w:val="008278F6"/>
    <w:rsid w:val="00827C60"/>
    <w:rsid w:val="00830306"/>
    <w:rsid w:val="00831AF4"/>
    <w:rsid w:val="00831CF3"/>
    <w:rsid w:val="00832A6A"/>
    <w:rsid w:val="00833185"/>
    <w:rsid w:val="008334F8"/>
    <w:rsid w:val="00833D56"/>
    <w:rsid w:val="0083493B"/>
    <w:rsid w:val="00835759"/>
    <w:rsid w:val="00835A60"/>
    <w:rsid w:val="00835E91"/>
    <w:rsid w:val="00836172"/>
    <w:rsid w:val="00836361"/>
    <w:rsid w:val="00836553"/>
    <w:rsid w:val="008369A1"/>
    <w:rsid w:val="00836A8E"/>
    <w:rsid w:val="00836C80"/>
    <w:rsid w:val="00836E8C"/>
    <w:rsid w:val="008378AA"/>
    <w:rsid w:val="00840DD2"/>
    <w:rsid w:val="008413FA"/>
    <w:rsid w:val="00841CC2"/>
    <w:rsid w:val="00842294"/>
    <w:rsid w:val="0084242B"/>
    <w:rsid w:val="0084248B"/>
    <w:rsid w:val="00842C71"/>
    <w:rsid w:val="00842ECA"/>
    <w:rsid w:val="008436C8"/>
    <w:rsid w:val="00843967"/>
    <w:rsid w:val="00843AA3"/>
    <w:rsid w:val="00844FF3"/>
    <w:rsid w:val="00845614"/>
    <w:rsid w:val="008458B3"/>
    <w:rsid w:val="00845FE5"/>
    <w:rsid w:val="0084656C"/>
    <w:rsid w:val="00846628"/>
    <w:rsid w:val="00846D42"/>
    <w:rsid w:val="00846F69"/>
    <w:rsid w:val="00847D5B"/>
    <w:rsid w:val="00847ED1"/>
    <w:rsid w:val="008504BD"/>
    <w:rsid w:val="008513BD"/>
    <w:rsid w:val="008515B7"/>
    <w:rsid w:val="00851E01"/>
    <w:rsid w:val="00852854"/>
    <w:rsid w:val="00853CDC"/>
    <w:rsid w:val="00853E21"/>
    <w:rsid w:val="008546FB"/>
    <w:rsid w:val="0085582C"/>
    <w:rsid w:val="0085661E"/>
    <w:rsid w:val="00856682"/>
    <w:rsid w:val="0085678F"/>
    <w:rsid w:val="008567FC"/>
    <w:rsid w:val="00856B2D"/>
    <w:rsid w:val="00856DB7"/>
    <w:rsid w:val="00856DDB"/>
    <w:rsid w:val="00856E0D"/>
    <w:rsid w:val="00856E65"/>
    <w:rsid w:val="00857154"/>
    <w:rsid w:val="0085734B"/>
    <w:rsid w:val="00857385"/>
    <w:rsid w:val="00857B9C"/>
    <w:rsid w:val="008604EA"/>
    <w:rsid w:val="0086050C"/>
    <w:rsid w:val="00860548"/>
    <w:rsid w:val="00860609"/>
    <w:rsid w:val="00861088"/>
    <w:rsid w:val="00861509"/>
    <w:rsid w:val="00861896"/>
    <w:rsid w:val="008621B3"/>
    <w:rsid w:val="008626D7"/>
    <w:rsid w:val="00863156"/>
    <w:rsid w:val="008636BD"/>
    <w:rsid w:val="00863DB4"/>
    <w:rsid w:val="00864017"/>
    <w:rsid w:val="00864252"/>
    <w:rsid w:val="008646F1"/>
    <w:rsid w:val="008647DB"/>
    <w:rsid w:val="008651C6"/>
    <w:rsid w:val="00865794"/>
    <w:rsid w:val="00865970"/>
    <w:rsid w:val="00866013"/>
    <w:rsid w:val="0086626B"/>
    <w:rsid w:val="00866870"/>
    <w:rsid w:val="00866A72"/>
    <w:rsid w:val="00866E84"/>
    <w:rsid w:val="00866F16"/>
    <w:rsid w:val="008678A5"/>
    <w:rsid w:val="00867F4F"/>
    <w:rsid w:val="00870106"/>
    <w:rsid w:val="00870EF7"/>
    <w:rsid w:val="008710FD"/>
    <w:rsid w:val="00871126"/>
    <w:rsid w:val="00871EDA"/>
    <w:rsid w:val="008720CC"/>
    <w:rsid w:val="00872652"/>
    <w:rsid w:val="00873167"/>
    <w:rsid w:val="00873D6D"/>
    <w:rsid w:val="00874B26"/>
    <w:rsid w:val="008756F3"/>
    <w:rsid w:val="00875D15"/>
    <w:rsid w:val="00875D60"/>
    <w:rsid w:val="00876249"/>
    <w:rsid w:val="00876429"/>
    <w:rsid w:val="0087686D"/>
    <w:rsid w:val="00876A96"/>
    <w:rsid w:val="00876D06"/>
    <w:rsid w:val="0087720C"/>
    <w:rsid w:val="00880427"/>
    <w:rsid w:val="00880B8A"/>
    <w:rsid w:val="00881355"/>
    <w:rsid w:val="008814CD"/>
    <w:rsid w:val="008816FC"/>
    <w:rsid w:val="00881732"/>
    <w:rsid w:val="0088183D"/>
    <w:rsid w:val="008819F4"/>
    <w:rsid w:val="00881AEC"/>
    <w:rsid w:val="00881CAE"/>
    <w:rsid w:val="00881F18"/>
    <w:rsid w:val="00882317"/>
    <w:rsid w:val="00882B7F"/>
    <w:rsid w:val="00882BE8"/>
    <w:rsid w:val="00883438"/>
    <w:rsid w:val="0088377C"/>
    <w:rsid w:val="0088385C"/>
    <w:rsid w:val="00883865"/>
    <w:rsid w:val="00883A06"/>
    <w:rsid w:val="00883B6B"/>
    <w:rsid w:val="00883EB5"/>
    <w:rsid w:val="0088435A"/>
    <w:rsid w:val="0088442B"/>
    <w:rsid w:val="00884ABF"/>
    <w:rsid w:val="00884D18"/>
    <w:rsid w:val="00885277"/>
    <w:rsid w:val="00885462"/>
    <w:rsid w:val="00886373"/>
    <w:rsid w:val="00886698"/>
    <w:rsid w:val="00886DED"/>
    <w:rsid w:val="00886DFA"/>
    <w:rsid w:val="008870DB"/>
    <w:rsid w:val="0088715A"/>
    <w:rsid w:val="008873D4"/>
    <w:rsid w:val="00890518"/>
    <w:rsid w:val="008906E9"/>
    <w:rsid w:val="00890ACC"/>
    <w:rsid w:val="00890E65"/>
    <w:rsid w:val="00891234"/>
    <w:rsid w:val="00891863"/>
    <w:rsid w:val="00891D9B"/>
    <w:rsid w:val="00891DE1"/>
    <w:rsid w:val="00892395"/>
    <w:rsid w:val="00892DEC"/>
    <w:rsid w:val="008930BF"/>
    <w:rsid w:val="00893368"/>
    <w:rsid w:val="008938E5"/>
    <w:rsid w:val="00894A40"/>
    <w:rsid w:val="008952AF"/>
    <w:rsid w:val="00895788"/>
    <w:rsid w:val="00895DE6"/>
    <w:rsid w:val="00895E4C"/>
    <w:rsid w:val="00895F98"/>
    <w:rsid w:val="00896166"/>
    <w:rsid w:val="008964CF"/>
    <w:rsid w:val="008971B8"/>
    <w:rsid w:val="00897407"/>
    <w:rsid w:val="0089767E"/>
    <w:rsid w:val="00897B23"/>
    <w:rsid w:val="008A06B0"/>
    <w:rsid w:val="008A0D2A"/>
    <w:rsid w:val="008A0E26"/>
    <w:rsid w:val="008A0FBA"/>
    <w:rsid w:val="008A14F8"/>
    <w:rsid w:val="008A1C75"/>
    <w:rsid w:val="008A2030"/>
    <w:rsid w:val="008A2054"/>
    <w:rsid w:val="008A2AC0"/>
    <w:rsid w:val="008A3141"/>
    <w:rsid w:val="008A37BD"/>
    <w:rsid w:val="008A42B0"/>
    <w:rsid w:val="008A4675"/>
    <w:rsid w:val="008A596C"/>
    <w:rsid w:val="008A6123"/>
    <w:rsid w:val="008A6431"/>
    <w:rsid w:val="008A669E"/>
    <w:rsid w:val="008A75B6"/>
    <w:rsid w:val="008A7970"/>
    <w:rsid w:val="008A7C21"/>
    <w:rsid w:val="008B0498"/>
    <w:rsid w:val="008B1140"/>
    <w:rsid w:val="008B1293"/>
    <w:rsid w:val="008B1474"/>
    <w:rsid w:val="008B17FC"/>
    <w:rsid w:val="008B1B75"/>
    <w:rsid w:val="008B1D57"/>
    <w:rsid w:val="008B2216"/>
    <w:rsid w:val="008B2488"/>
    <w:rsid w:val="008B24AC"/>
    <w:rsid w:val="008B2971"/>
    <w:rsid w:val="008B2C56"/>
    <w:rsid w:val="008B2CD6"/>
    <w:rsid w:val="008B2D22"/>
    <w:rsid w:val="008B334B"/>
    <w:rsid w:val="008B37F5"/>
    <w:rsid w:val="008B3EFB"/>
    <w:rsid w:val="008B3F2F"/>
    <w:rsid w:val="008B433E"/>
    <w:rsid w:val="008B4366"/>
    <w:rsid w:val="008B50EE"/>
    <w:rsid w:val="008B53B3"/>
    <w:rsid w:val="008B5464"/>
    <w:rsid w:val="008B54C7"/>
    <w:rsid w:val="008B5526"/>
    <w:rsid w:val="008B58B0"/>
    <w:rsid w:val="008B6107"/>
    <w:rsid w:val="008B6541"/>
    <w:rsid w:val="008B7077"/>
    <w:rsid w:val="008B7B8B"/>
    <w:rsid w:val="008B7DCE"/>
    <w:rsid w:val="008C0081"/>
    <w:rsid w:val="008C07C0"/>
    <w:rsid w:val="008C0AA5"/>
    <w:rsid w:val="008C1274"/>
    <w:rsid w:val="008C16F7"/>
    <w:rsid w:val="008C1922"/>
    <w:rsid w:val="008C1A2D"/>
    <w:rsid w:val="008C1A52"/>
    <w:rsid w:val="008C1CA8"/>
    <w:rsid w:val="008C217B"/>
    <w:rsid w:val="008C28A0"/>
    <w:rsid w:val="008C2ABA"/>
    <w:rsid w:val="008C2BA3"/>
    <w:rsid w:val="008C2CA7"/>
    <w:rsid w:val="008C2CAC"/>
    <w:rsid w:val="008C2EE3"/>
    <w:rsid w:val="008C37AF"/>
    <w:rsid w:val="008C37BB"/>
    <w:rsid w:val="008C380C"/>
    <w:rsid w:val="008C4368"/>
    <w:rsid w:val="008C4579"/>
    <w:rsid w:val="008C4805"/>
    <w:rsid w:val="008C4BBD"/>
    <w:rsid w:val="008C63EA"/>
    <w:rsid w:val="008C669F"/>
    <w:rsid w:val="008C6733"/>
    <w:rsid w:val="008C6B98"/>
    <w:rsid w:val="008C78F8"/>
    <w:rsid w:val="008C7A08"/>
    <w:rsid w:val="008C7B3C"/>
    <w:rsid w:val="008D03D2"/>
    <w:rsid w:val="008D03E4"/>
    <w:rsid w:val="008D0F7F"/>
    <w:rsid w:val="008D1364"/>
    <w:rsid w:val="008D1498"/>
    <w:rsid w:val="008D19C8"/>
    <w:rsid w:val="008D1A14"/>
    <w:rsid w:val="008D1EB4"/>
    <w:rsid w:val="008D20FC"/>
    <w:rsid w:val="008D2473"/>
    <w:rsid w:val="008D25DF"/>
    <w:rsid w:val="008D2A3C"/>
    <w:rsid w:val="008D2BD3"/>
    <w:rsid w:val="008D44CC"/>
    <w:rsid w:val="008D57C7"/>
    <w:rsid w:val="008D5B0C"/>
    <w:rsid w:val="008D5E60"/>
    <w:rsid w:val="008D6376"/>
    <w:rsid w:val="008D66AF"/>
    <w:rsid w:val="008D6A12"/>
    <w:rsid w:val="008D6E61"/>
    <w:rsid w:val="008D74F8"/>
    <w:rsid w:val="008D7A46"/>
    <w:rsid w:val="008D7C6C"/>
    <w:rsid w:val="008E0BB7"/>
    <w:rsid w:val="008E0DEB"/>
    <w:rsid w:val="008E116C"/>
    <w:rsid w:val="008E1194"/>
    <w:rsid w:val="008E15AE"/>
    <w:rsid w:val="008E166E"/>
    <w:rsid w:val="008E1838"/>
    <w:rsid w:val="008E2882"/>
    <w:rsid w:val="008E2E35"/>
    <w:rsid w:val="008E3110"/>
    <w:rsid w:val="008E43A5"/>
    <w:rsid w:val="008E465B"/>
    <w:rsid w:val="008E4AA4"/>
    <w:rsid w:val="008E5AB7"/>
    <w:rsid w:val="008E5AEF"/>
    <w:rsid w:val="008E68C0"/>
    <w:rsid w:val="008E7123"/>
    <w:rsid w:val="008E7145"/>
    <w:rsid w:val="008E7488"/>
    <w:rsid w:val="008E754B"/>
    <w:rsid w:val="008E76A5"/>
    <w:rsid w:val="008E7B4D"/>
    <w:rsid w:val="008E7C1A"/>
    <w:rsid w:val="008E7CB2"/>
    <w:rsid w:val="008E7E3E"/>
    <w:rsid w:val="008F05E7"/>
    <w:rsid w:val="008F089A"/>
    <w:rsid w:val="008F1049"/>
    <w:rsid w:val="008F1149"/>
    <w:rsid w:val="008F18D6"/>
    <w:rsid w:val="008F2306"/>
    <w:rsid w:val="008F2E54"/>
    <w:rsid w:val="008F3244"/>
    <w:rsid w:val="008F33E6"/>
    <w:rsid w:val="008F35C7"/>
    <w:rsid w:val="008F3A10"/>
    <w:rsid w:val="008F3A9D"/>
    <w:rsid w:val="008F40B9"/>
    <w:rsid w:val="008F4343"/>
    <w:rsid w:val="008F4936"/>
    <w:rsid w:val="008F4BA9"/>
    <w:rsid w:val="008F5041"/>
    <w:rsid w:val="008F5646"/>
    <w:rsid w:val="008F5746"/>
    <w:rsid w:val="008F5C6B"/>
    <w:rsid w:val="008F5DE7"/>
    <w:rsid w:val="008F6526"/>
    <w:rsid w:val="008F65BA"/>
    <w:rsid w:val="008F68E4"/>
    <w:rsid w:val="008F6913"/>
    <w:rsid w:val="008F6DB9"/>
    <w:rsid w:val="008F73FE"/>
    <w:rsid w:val="0090041F"/>
    <w:rsid w:val="0090091A"/>
    <w:rsid w:val="0090097C"/>
    <w:rsid w:val="00900CFC"/>
    <w:rsid w:val="00900DE3"/>
    <w:rsid w:val="00901B00"/>
    <w:rsid w:val="00901BC7"/>
    <w:rsid w:val="00901E41"/>
    <w:rsid w:val="00901E48"/>
    <w:rsid w:val="009022AB"/>
    <w:rsid w:val="00902408"/>
    <w:rsid w:val="00902B79"/>
    <w:rsid w:val="009034A4"/>
    <w:rsid w:val="009034E2"/>
    <w:rsid w:val="00903907"/>
    <w:rsid w:val="0090403C"/>
    <w:rsid w:val="0090426A"/>
    <w:rsid w:val="009043AF"/>
    <w:rsid w:val="009045E1"/>
    <w:rsid w:val="00904811"/>
    <w:rsid w:val="00904F5E"/>
    <w:rsid w:val="00904F60"/>
    <w:rsid w:val="009054FE"/>
    <w:rsid w:val="009055D1"/>
    <w:rsid w:val="009056DD"/>
    <w:rsid w:val="00905DE5"/>
    <w:rsid w:val="00905E6D"/>
    <w:rsid w:val="009067F1"/>
    <w:rsid w:val="00907195"/>
    <w:rsid w:val="00907372"/>
    <w:rsid w:val="00907E6E"/>
    <w:rsid w:val="00910E85"/>
    <w:rsid w:val="00911003"/>
    <w:rsid w:val="0091143E"/>
    <w:rsid w:val="00911521"/>
    <w:rsid w:val="009117EC"/>
    <w:rsid w:val="00911C3B"/>
    <w:rsid w:val="00911F33"/>
    <w:rsid w:val="0091215B"/>
    <w:rsid w:val="0091226D"/>
    <w:rsid w:val="00912883"/>
    <w:rsid w:val="00913358"/>
    <w:rsid w:val="00913467"/>
    <w:rsid w:val="009134B3"/>
    <w:rsid w:val="009134B6"/>
    <w:rsid w:val="009138AA"/>
    <w:rsid w:val="00913DAD"/>
    <w:rsid w:val="00914E60"/>
    <w:rsid w:val="00914FC3"/>
    <w:rsid w:val="00915811"/>
    <w:rsid w:val="00916431"/>
    <w:rsid w:val="00916950"/>
    <w:rsid w:val="00916B9A"/>
    <w:rsid w:val="00916CDD"/>
    <w:rsid w:val="00916E21"/>
    <w:rsid w:val="00916E22"/>
    <w:rsid w:val="00917350"/>
    <w:rsid w:val="0091755F"/>
    <w:rsid w:val="009200EE"/>
    <w:rsid w:val="00920B2F"/>
    <w:rsid w:val="00920BC2"/>
    <w:rsid w:val="00920DDE"/>
    <w:rsid w:val="00921448"/>
    <w:rsid w:val="00921748"/>
    <w:rsid w:val="00921A8C"/>
    <w:rsid w:val="00921BE3"/>
    <w:rsid w:val="00921C06"/>
    <w:rsid w:val="00921D2A"/>
    <w:rsid w:val="00921EFC"/>
    <w:rsid w:val="0092202F"/>
    <w:rsid w:val="00922CFB"/>
    <w:rsid w:val="00924960"/>
    <w:rsid w:val="009249AD"/>
    <w:rsid w:val="00924AA4"/>
    <w:rsid w:val="00924BAC"/>
    <w:rsid w:val="00924D35"/>
    <w:rsid w:val="00925510"/>
    <w:rsid w:val="0092555D"/>
    <w:rsid w:val="00925635"/>
    <w:rsid w:val="009256A2"/>
    <w:rsid w:val="0092580F"/>
    <w:rsid w:val="00925A3A"/>
    <w:rsid w:val="00925B7F"/>
    <w:rsid w:val="00925E71"/>
    <w:rsid w:val="00925F07"/>
    <w:rsid w:val="00926AEC"/>
    <w:rsid w:val="00926D59"/>
    <w:rsid w:val="009271A7"/>
    <w:rsid w:val="00927355"/>
    <w:rsid w:val="009277BA"/>
    <w:rsid w:val="009301EF"/>
    <w:rsid w:val="00931259"/>
    <w:rsid w:val="00931A16"/>
    <w:rsid w:val="00931E01"/>
    <w:rsid w:val="0093246D"/>
    <w:rsid w:val="0093292E"/>
    <w:rsid w:val="00932BA1"/>
    <w:rsid w:val="00932FB1"/>
    <w:rsid w:val="009336C1"/>
    <w:rsid w:val="009336F9"/>
    <w:rsid w:val="00933E0E"/>
    <w:rsid w:val="00934585"/>
    <w:rsid w:val="009345E4"/>
    <w:rsid w:val="00934896"/>
    <w:rsid w:val="00934A39"/>
    <w:rsid w:val="0093571C"/>
    <w:rsid w:val="00935849"/>
    <w:rsid w:val="00935AE5"/>
    <w:rsid w:val="00936013"/>
    <w:rsid w:val="0093656D"/>
    <w:rsid w:val="0093665C"/>
    <w:rsid w:val="00936CBB"/>
    <w:rsid w:val="00936CC3"/>
    <w:rsid w:val="00937129"/>
    <w:rsid w:val="0093752D"/>
    <w:rsid w:val="0094035D"/>
    <w:rsid w:val="00941C1C"/>
    <w:rsid w:val="00942BD4"/>
    <w:rsid w:val="00943608"/>
    <w:rsid w:val="009438B3"/>
    <w:rsid w:val="00943922"/>
    <w:rsid w:val="00943A75"/>
    <w:rsid w:val="00943C7F"/>
    <w:rsid w:val="00943D1C"/>
    <w:rsid w:val="00943FD1"/>
    <w:rsid w:val="009446ED"/>
    <w:rsid w:val="00944F3F"/>
    <w:rsid w:val="00945376"/>
    <w:rsid w:val="009453B8"/>
    <w:rsid w:val="00945412"/>
    <w:rsid w:val="00945D1E"/>
    <w:rsid w:val="009473A6"/>
    <w:rsid w:val="00947AB4"/>
    <w:rsid w:val="00947D4A"/>
    <w:rsid w:val="00947D86"/>
    <w:rsid w:val="00947F8B"/>
    <w:rsid w:val="009506F8"/>
    <w:rsid w:val="009512AF"/>
    <w:rsid w:val="0095141A"/>
    <w:rsid w:val="00951766"/>
    <w:rsid w:val="00951BC0"/>
    <w:rsid w:val="00951C2C"/>
    <w:rsid w:val="00951EC4"/>
    <w:rsid w:val="0095270C"/>
    <w:rsid w:val="00952B87"/>
    <w:rsid w:val="00952CB2"/>
    <w:rsid w:val="00953188"/>
    <w:rsid w:val="00953657"/>
    <w:rsid w:val="009538D5"/>
    <w:rsid w:val="00953AF7"/>
    <w:rsid w:val="00953DC9"/>
    <w:rsid w:val="009540A8"/>
    <w:rsid w:val="0095434D"/>
    <w:rsid w:val="00954C0F"/>
    <w:rsid w:val="009553D9"/>
    <w:rsid w:val="00955475"/>
    <w:rsid w:val="009557BF"/>
    <w:rsid w:val="009559F8"/>
    <w:rsid w:val="00956D2D"/>
    <w:rsid w:val="00956FC0"/>
    <w:rsid w:val="009572E7"/>
    <w:rsid w:val="0095733B"/>
    <w:rsid w:val="00957666"/>
    <w:rsid w:val="00957AED"/>
    <w:rsid w:val="00960B66"/>
    <w:rsid w:val="00960D53"/>
    <w:rsid w:val="00961408"/>
    <w:rsid w:val="009616F5"/>
    <w:rsid w:val="009622AF"/>
    <w:rsid w:val="00962464"/>
    <w:rsid w:val="00962783"/>
    <w:rsid w:val="0096291F"/>
    <w:rsid w:val="009629CF"/>
    <w:rsid w:val="00963EA8"/>
    <w:rsid w:val="00964337"/>
    <w:rsid w:val="00964707"/>
    <w:rsid w:val="00965161"/>
    <w:rsid w:val="00965218"/>
    <w:rsid w:val="009652D1"/>
    <w:rsid w:val="00965522"/>
    <w:rsid w:val="00965AD5"/>
    <w:rsid w:val="00965E23"/>
    <w:rsid w:val="00965F83"/>
    <w:rsid w:val="009677F4"/>
    <w:rsid w:val="00967A49"/>
    <w:rsid w:val="00967C13"/>
    <w:rsid w:val="00970867"/>
    <w:rsid w:val="00971311"/>
    <w:rsid w:val="00971375"/>
    <w:rsid w:val="00971592"/>
    <w:rsid w:val="009717A9"/>
    <w:rsid w:val="009720BA"/>
    <w:rsid w:val="0097292F"/>
    <w:rsid w:val="00972C01"/>
    <w:rsid w:val="009736AD"/>
    <w:rsid w:val="009737F7"/>
    <w:rsid w:val="00974D8C"/>
    <w:rsid w:val="0097507D"/>
    <w:rsid w:val="00975433"/>
    <w:rsid w:val="0097708A"/>
    <w:rsid w:val="00977178"/>
    <w:rsid w:val="009771AE"/>
    <w:rsid w:val="00977E52"/>
    <w:rsid w:val="009803A7"/>
    <w:rsid w:val="00980449"/>
    <w:rsid w:val="009806F8"/>
    <w:rsid w:val="0098084D"/>
    <w:rsid w:val="00980D50"/>
    <w:rsid w:val="00980D63"/>
    <w:rsid w:val="00980F51"/>
    <w:rsid w:val="00981456"/>
    <w:rsid w:val="009817BF"/>
    <w:rsid w:val="00981B7D"/>
    <w:rsid w:val="00981E04"/>
    <w:rsid w:val="00982276"/>
    <w:rsid w:val="009826FC"/>
    <w:rsid w:val="0098294D"/>
    <w:rsid w:val="009829B8"/>
    <w:rsid w:val="009830AA"/>
    <w:rsid w:val="0098313B"/>
    <w:rsid w:val="009834E8"/>
    <w:rsid w:val="0098355F"/>
    <w:rsid w:val="009835E3"/>
    <w:rsid w:val="00983675"/>
    <w:rsid w:val="00983698"/>
    <w:rsid w:val="0098382C"/>
    <w:rsid w:val="00983C49"/>
    <w:rsid w:val="00984133"/>
    <w:rsid w:val="009843DD"/>
    <w:rsid w:val="009844CC"/>
    <w:rsid w:val="00984577"/>
    <w:rsid w:val="00984580"/>
    <w:rsid w:val="00984886"/>
    <w:rsid w:val="00985165"/>
    <w:rsid w:val="0098549F"/>
    <w:rsid w:val="00985AF4"/>
    <w:rsid w:val="00985E35"/>
    <w:rsid w:val="00985FB4"/>
    <w:rsid w:val="009863F6"/>
    <w:rsid w:val="00986596"/>
    <w:rsid w:val="00986D07"/>
    <w:rsid w:val="009875A4"/>
    <w:rsid w:val="00987E62"/>
    <w:rsid w:val="00987F73"/>
    <w:rsid w:val="0099125E"/>
    <w:rsid w:val="009916A4"/>
    <w:rsid w:val="0099360D"/>
    <w:rsid w:val="0099386A"/>
    <w:rsid w:val="00993A22"/>
    <w:rsid w:val="00993B1A"/>
    <w:rsid w:val="00993C26"/>
    <w:rsid w:val="00994494"/>
    <w:rsid w:val="009946C1"/>
    <w:rsid w:val="009947BD"/>
    <w:rsid w:val="00994902"/>
    <w:rsid w:val="00994AA3"/>
    <w:rsid w:val="00994CC9"/>
    <w:rsid w:val="00994D83"/>
    <w:rsid w:val="00994FE9"/>
    <w:rsid w:val="00995482"/>
    <w:rsid w:val="009956D3"/>
    <w:rsid w:val="00995EEA"/>
    <w:rsid w:val="009960EE"/>
    <w:rsid w:val="00996402"/>
    <w:rsid w:val="009970C5"/>
    <w:rsid w:val="009974D8"/>
    <w:rsid w:val="0099799D"/>
    <w:rsid w:val="00997D41"/>
    <w:rsid w:val="00997E97"/>
    <w:rsid w:val="009A00D9"/>
    <w:rsid w:val="009A0203"/>
    <w:rsid w:val="009A0353"/>
    <w:rsid w:val="009A09E5"/>
    <w:rsid w:val="009A1813"/>
    <w:rsid w:val="009A18E9"/>
    <w:rsid w:val="009A19BE"/>
    <w:rsid w:val="009A19E2"/>
    <w:rsid w:val="009A1A4B"/>
    <w:rsid w:val="009A23F8"/>
    <w:rsid w:val="009A26CA"/>
    <w:rsid w:val="009A2FA0"/>
    <w:rsid w:val="009A3112"/>
    <w:rsid w:val="009A3726"/>
    <w:rsid w:val="009A425C"/>
    <w:rsid w:val="009A448B"/>
    <w:rsid w:val="009A49B2"/>
    <w:rsid w:val="009A4D3E"/>
    <w:rsid w:val="009A55A2"/>
    <w:rsid w:val="009A56DE"/>
    <w:rsid w:val="009A68BF"/>
    <w:rsid w:val="009A68F8"/>
    <w:rsid w:val="009A6AD2"/>
    <w:rsid w:val="009A6BD6"/>
    <w:rsid w:val="009A6D18"/>
    <w:rsid w:val="009A6D2B"/>
    <w:rsid w:val="009A7320"/>
    <w:rsid w:val="009A7499"/>
    <w:rsid w:val="009A75D0"/>
    <w:rsid w:val="009A7BAB"/>
    <w:rsid w:val="009A7FF0"/>
    <w:rsid w:val="009B099C"/>
    <w:rsid w:val="009B0D19"/>
    <w:rsid w:val="009B0DEA"/>
    <w:rsid w:val="009B0ED6"/>
    <w:rsid w:val="009B156A"/>
    <w:rsid w:val="009B2272"/>
    <w:rsid w:val="009B2BA8"/>
    <w:rsid w:val="009B2EB1"/>
    <w:rsid w:val="009B35E9"/>
    <w:rsid w:val="009B41B5"/>
    <w:rsid w:val="009B43AC"/>
    <w:rsid w:val="009B48AE"/>
    <w:rsid w:val="009B4990"/>
    <w:rsid w:val="009B4AA1"/>
    <w:rsid w:val="009B50A6"/>
    <w:rsid w:val="009B50AB"/>
    <w:rsid w:val="009B530F"/>
    <w:rsid w:val="009B585D"/>
    <w:rsid w:val="009B5B02"/>
    <w:rsid w:val="009B5B7C"/>
    <w:rsid w:val="009B5EA5"/>
    <w:rsid w:val="009B645F"/>
    <w:rsid w:val="009B6C10"/>
    <w:rsid w:val="009B6CDA"/>
    <w:rsid w:val="009B732D"/>
    <w:rsid w:val="009B7358"/>
    <w:rsid w:val="009B77B8"/>
    <w:rsid w:val="009B7813"/>
    <w:rsid w:val="009B7B18"/>
    <w:rsid w:val="009B7B84"/>
    <w:rsid w:val="009B7C39"/>
    <w:rsid w:val="009B7CA2"/>
    <w:rsid w:val="009B7CCC"/>
    <w:rsid w:val="009B7E6C"/>
    <w:rsid w:val="009C043A"/>
    <w:rsid w:val="009C0488"/>
    <w:rsid w:val="009C0644"/>
    <w:rsid w:val="009C0A14"/>
    <w:rsid w:val="009C0BBD"/>
    <w:rsid w:val="009C0D78"/>
    <w:rsid w:val="009C1294"/>
    <w:rsid w:val="009C14A7"/>
    <w:rsid w:val="009C1760"/>
    <w:rsid w:val="009C1C23"/>
    <w:rsid w:val="009C1FFB"/>
    <w:rsid w:val="009C2034"/>
    <w:rsid w:val="009C288E"/>
    <w:rsid w:val="009C2921"/>
    <w:rsid w:val="009C2E83"/>
    <w:rsid w:val="009C2E95"/>
    <w:rsid w:val="009C2FA7"/>
    <w:rsid w:val="009C3631"/>
    <w:rsid w:val="009C3A2A"/>
    <w:rsid w:val="009C3FA0"/>
    <w:rsid w:val="009C415F"/>
    <w:rsid w:val="009C46CC"/>
    <w:rsid w:val="009C48C9"/>
    <w:rsid w:val="009C48E8"/>
    <w:rsid w:val="009C4F11"/>
    <w:rsid w:val="009C5046"/>
    <w:rsid w:val="009C56EB"/>
    <w:rsid w:val="009C5B53"/>
    <w:rsid w:val="009C5DE6"/>
    <w:rsid w:val="009C5FA4"/>
    <w:rsid w:val="009C5FE8"/>
    <w:rsid w:val="009C5FFF"/>
    <w:rsid w:val="009C6008"/>
    <w:rsid w:val="009C66D6"/>
    <w:rsid w:val="009C6AD2"/>
    <w:rsid w:val="009C6AE9"/>
    <w:rsid w:val="009C6E0C"/>
    <w:rsid w:val="009C7491"/>
    <w:rsid w:val="009C7C6F"/>
    <w:rsid w:val="009C7D20"/>
    <w:rsid w:val="009C7E14"/>
    <w:rsid w:val="009D012A"/>
    <w:rsid w:val="009D0FD0"/>
    <w:rsid w:val="009D18A7"/>
    <w:rsid w:val="009D1FF7"/>
    <w:rsid w:val="009D2076"/>
    <w:rsid w:val="009D21F0"/>
    <w:rsid w:val="009D2293"/>
    <w:rsid w:val="009D22B2"/>
    <w:rsid w:val="009D3014"/>
    <w:rsid w:val="009D3229"/>
    <w:rsid w:val="009D370A"/>
    <w:rsid w:val="009D3E26"/>
    <w:rsid w:val="009D3EED"/>
    <w:rsid w:val="009D3EFA"/>
    <w:rsid w:val="009D43D3"/>
    <w:rsid w:val="009D4FF7"/>
    <w:rsid w:val="009D5109"/>
    <w:rsid w:val="009D5950"/>
    <w:rsid w:val="009D62D3"/>
    <w:rsid w:val="009D6857"/>
    <w:rsid w:val="009D6D76"/>
    <w:rsid w:val="009D6F23"/>
    <w:rsid w:val="009D7476"/>
    <w:rsid w:val="009D7863"/>
    <w:rsid w:val="009D78BE"/>
    <w:rsid w:val="009D7A92"/>
    <w:rsid w:val="009D7EF6"/>
    <w:rsid w:val="009E03BC"/>
    <w:rsid w:val="009E088B"/>
    <w:rsid w:val="009E0E77"/>
    <w:rsid w:val="009E1024"/>
    <w:rsid w:val="009E180C"/>
    <w:rsid w:val="009E20A2"/>
    <w:rsid w:val="009E2272"/>
    <w:rsid w:val="009E234B"/>
    <w:rsid w:val="009E248C"/>
    <w:rsid w:val="009E2718"/>
    <w:rsid w:val="009E2B1A"/>
    <w:rsid w:val="009E2D8F"/>
    <w:rsid w:val="009E2E81"/>
    <w:rsid w:val="009E3BE8"/>
    <w:rsid w:val="009E481C"/>
    <w:rsid w:val="009E48EC"/>
    <w:rsid w:val="009E49A8"/>
    <w:rsid w:val="009E4B83"/>
    <w:rsid w:val="009E4D07"/>
    <w:rsid w:val="009E4E93"/>
    <w:rsid w:val="009E599B"/>
    <w:rsid w:val="009E6143"/>
    <w:rsid w:val="009E6202"/>
    <w:rsid w:val="009E622E"/>
    <w:rsid w:val="009E644B"/>
    <w:rsid w:val="009E6638"/>
    <w:rsid w:val="009E6B75"/>
    <w:rsid w:val="009E6DF5"/>
    <w:rsid w:val="009E6FFF"/>
    <w:rsid w:val="009E72F5"/>
    <w:rsid w:val="009E7B05"/>
    <w:rsid w:val="009E7B1B"/>
    <w:rsid w:val="009E7DD6"/>
    <w:rsid w:val="009F047A"/>
    <w:rsid w:val="009F0A09"/>
    <w:rsid w:val="009F11A9"/>
    <w:rsid w:val="009F1849"/>
    <w:rsid w:val="009F2590"/>
    <w:rsid w:val="009F305F"/>
    <w:rsid w:val="009F3374"/>
    <w:rsid w:val="009F349D"/>
    <w:rsid w:val="009F3CBF"/>
    <w:rsid w:val="009F41E4"/>
    <w:rsid w:val="009F4254"/>
    <w:rsid w:val="009F42A8"/>
    <w:rsid w:val="009F478E"/>
    <w:rsid w:val="009F48C7"/>
    <w:rsid w:val="009F4A4F"/>
    <w:rsid w:val="009F4CB8"/>
    <w:rsid w:val="009F4CFB"/>
    <w:rsid w:val="009F4F4E"/>
    <w:rsid w:val="009F5064"/>
    <w:rsid w:val="009F5523"/>
    <w:rsid w:val="009F5555"/>
    <w:rsid w:val="009F67E8"/>
    <w:rsid w:val="009F693C"/>
    <w:rsid w:val="009F6C8D"/>
    <w:rsid w:val="009F7275"/>
    <w:rsid w:val="009F73A2"/>
    <w:rsid w:val="009F7489"/>
    <w:rsid w:val="00A0047C"/>
    <w:rsid w:val="00A00855"/>
    <w:rsid w:val="00A0193F"/>
    <w:rsid w:val="00A01E50"/>
    <w:rsid w:val="00A02332"/>
    <w:rsid w:val="00A026C3"/>
    <w:rsid w:val="00A026EE"/>
    <w:rsid w:val="00A0297C"/>
    <w:rsid w:val="00A02EF4"/>
    <w:rsid w:val="00A041E4"/>
    <w:rsid w:val="00A04222"/>
    <w:rsid w:val="00A04AF5"/>
    <w:rsid w:val="00A04CE7"/>
    <w:rsid w:val="00A04DF4"/>
    <w:rsid w:val="00A04F07"/>
    <w:rsid w:val="00A053C5"/>
    <w:rsid w:val="00A06429"/>
    <w:rsid w:val="00A06921"/>
    <w:rsid w:val="00A06FEE"/>
    <w:rsid w:val="00A07117"/>
    <w:rsid w:val="00A07584"/>
    <w:rsid w:val="00A108AE"/>
    <w:rsid w:val="00A10AA7"/>
    <w:rsid w:val="00A10C1C"/>
    <w:rsid w:val="00A10E37"/>
    <w:rsid w:val="00A10E76"/>
    <w:rsid w:val="00A11781"/>
    <w:rsid w:val="00A11CE4"/>
    <w:rsid w:val="00A1226A"/>
    <w:rsid w:val="00A12868"/>
    <w:rsid w:val="00A12AB5"/>
    <w:rsid w:val="00A12D6B"/>
    <w:rsid w:val="00A13514"/>
    <w:rsid w:val="00A14615"/>
    <w:rsid w:val="00A151E3"/>
    <w:rsid w:val="00A154D5"/>
    <w:rsid w:val="00A1571A"/>
    <w:rsid w:val="00A15B1A"/>
    <w:rsid w:val="00A15B39"/>
    <w:rsid w:val="00A15B40"/>
    <w:rsid w:val="00A15CBD"/>
    <w:rsid w:val="00A16583"/>
    <w:rsid w:val="00A16598"/>
    <w:rsid w:val="00A16DF5"/>
    <w:rsid w:val="00A16EAD"/>
    <w:rsid w:val="00A17697"/>
    <w:rsid w:val="00A178E8"/>
    <w:rsid w:val="00A179A2"/>
    <w:rsid w:val="00A17C0B"/>
    <w:rsid w:val="00A203C8"/>
    <w:rsid w:val="00A2057A"/>
    <w:rsid w:val="00A20F6D"/>
    <w:rsid w:val="00A211CB"/>
    <w:rsid w:val="00A21218"/>
    <w:rsid w:val="00A218BC"/>
    <w:rsid w:val="00A21BA7"/>
    <w:rsid w:val="00A21D59"/>
    <w:rsid w:val="00A2244E"/>
    <w:rsid w:val="00A22572"/>
    <w:rsid w:val="00A226DD"/>
    <w:rsid w:val="00A22770"/>
    <w:rsid w:val="00A22836"/>
    <w:rsid w:val="00A22B3F"/>
    <w:rsid w:val="00A22CA7"/>
    <w:rsid w:val="00A230F9"/>
    <w:rsid w:val="00A23402"/>
    <w:rsid w:val="00A235C4"/>
    <w:rsid w:val="00A2363E"/>
    <w:rsid w:val="00A237D6"/>
    <w:rsid w:val="00A23B63"/>
    <w:rsid w:val="00A24157"/>
    <w:rsid w:val="00A245A7"/>
    <w:rsid w:val="00A24978"/>
    <w:rsid w:val="00A24A04"/>
    <w:rsid w:val="00A24A15"/>
    <w:rsid w:val="00A24AA3"/>
    <w:rsid w:val="00A24BE7"/>
    <w:rsid w:val="00A25368"/>
    <w:rsid w:val="00A25739"/>
    <w:rsid w:val="00A25817"/>
    <w:rsid w:val="00A259EF"/>
    <w:rsid w:val="00A25C0C"/>
    <w:rsid w:val="00A2664D"/>
    <w:rsid w:val="00A26BF4"/>
    <w:rsid w:val="00A26F76"/>
    <w:rsid w:val="00A27B6E"/>
    <w:rsid w:val="00A27E73"/>
    <w:rsid w:val="00A30AD3"/>
    <w:rsid w:val="00A30B5C"/>
    <w:rsid w:val="00A30C41"/>
    <w:rsid w:val="00A30E00"/>
    <w:rsid w:val="00A31876"/>
    <w:rsid w:val="00A32733"/>
    <w:rsid w:val="00A32A1B"/>
    <w:rsid w:val="00A32B24"/>
    <w:rsid w:val="00A334DF"/>
    <w:rsid w:val="00A33555"/>
    <w:rsid w:val="00A33884"/>
    <w:rsid w:val="00A33C8F"/>
    <w:rsid w:val="00A33CEB"/>
    <w:rsid w:val="00A33D42"/>
    <w:rsid w:val="00A33ED7"/>
    <w:rsid w:val="00A343DF"/>
    <w:rsid w:val="00A346F3"/>
    <w:rsid w:val="00A359A4"/>
    <w:rsid w:val="00A35E51"/>
    <w:rsid w:val="00A36111"/>
    <w:rsid w:val="00A371E9"/>
    <w:rsid w:val="00A37223"/>
    <w:rsid w:val="00A37486"/>
    <w:rsid w:val="00A40904"/>
    <w:rsid w:val="00A40E60"/>
    <w:rsid w:val="00A40FA1"/>
    <w:rsid w:val="00A412B9"/>
    <w:rsid w:val="00A4156A"/>
    <w:rsid w:val="00A416A5"/>
    <w:rsid w:val="00A41996"/>
    <w:rsid w:val="00A41C53"/>
    <w:rsid w:val="00A42136"/>
    <w:rsid w:val="00A421CF"/>
    <w:rsid w:val="00A422EC"/>
    <w:rsid w:val="00A42414"/>
    <w:rsid w:val="00A42A7D"/>
    <w:rsid w:val="00A430A0"/>
    <w:rsid w:val="00A43163"/>
    <w:rsid w:val="00A435C8"/>
    <w:rsid w:val="00A43955"/>
    <w:rsid w:val="00A43C21"/>
    <w:rsid w:val="00A43CB1"/>
    <w:rsid w:val="00A43DBE"/>
    <w:rsid w:val="00A44149"/>
    <w:rsid w:val="00A44368"/>
    <w:rsid w:val="00A449A2"/>
    <w:rsid w:val="00A44B28"/>
    <w:rsid w:val="00A451BE"/>
    <w:rsid w:val="00A451E5"/>
    <w:rsid w:val="00A460D1"/>
    <w:rsid w:val="00A462C7"/>
    <w:rsid w:val="00A46322"/>
    <w:rsid w:val="00A47D84"/>
    <w:rsid w:val="00A47DC3"/>
    <w:rsid w:val="00A508CD"/>
    <w:rsid w:val="00A50AF2"/>
    <w:rsid w:val="00A50B23"/>
    <w:rsid w:val="00A515B5"/>
    <w:rsid w:val="00A51E75"/>
    <w:rsid w:val="00A51ED5"/>
    <w:rsid w:val="00A5209A"/>
    <w:rsid w:val="00A52CAE"/>
    <w:rsid w:val="00A52F0F"/>
    <w:rsid w:val="00A530DF"/>
    <w:rsid w:val="00A53441"/>
    <w:rsid w:val="00A538EB"/>
    <w:rsid w:val="00A53D66"/>
    <w:rsid w:val="00A54C99"/>
    <w:rsid w:val="00A5520D"/>
    <w:rsid w:val="00A55833"/>
    <w:rsid w:val="00A56462"/>
    <w:rsid w:val="00A565C1"/>
    <w:rsid w:val="00A566D0"/>
    <w:rsid w:val="00A5682B"/>
    <w:rsid w:val="00A56A8A"/>
    <w:rsid w:val="00A56C7D"/>
    <w:rsid w:val="00A575DF"/>
    <w:rsid w:val="00A57719"/>
    <w:rsid w:val="00A6135A"/>
    <w:rsid w:val="00A6165D"/>
    <w:rsid w:val="00A61781"/>
    <w:rsid w:val="00A61F14"/>
    <w:rsid w:val="00A627FC"/>
    <w:rsid w:val="00A62BED"/>
    <w:rsid w:val="00A62FD6"/>
    <w:rsid w:val="00A631CD"/>
    <w:rsid w:val="00A6327B"/>
    <w:rsid w:val="00A63E7C"/>
    <w:rsid w:val="00A6404B"/>
    <w:rsid w:val="00A6457E"/>
    <w:rsid w:val="00A64974"/>
    <w:rsid w:val="00A649C9"/>
    <w:rsid w:val="00A64E18"/>
    <w:rsid w:val="00A64F35"/>
    <w:rsid w:val="00A65079"/>
    <w:rsid w:val="00A65211"/>
    <w:rsid w:val="00A65224"/>
    <w:rsid w:val="00A658A9"/>
    <w:rsid w:val="00A65B7E"/>
    <w:rsid w:val="00A65C94"/>
    <w:rsid w:val="00A65D17"/>
    <w:rsid w:val="00A65F61"/>
    <w:rsid w:val="00A6611A"/>
    <w:rsid w:val="00A66645"/>
    <w:rsid w:val="00A6695E"/>
    <w:rsid w:val="00A66C35"/>
    <w:rsid w:val="00A66C5C"/>
    <w:rsid w:val="00A66C91"/>
    <w:rsid w:val="00A676FA"/>
    <w:rsid w:val="00A67B03"/>
    <w:rsid w:val="00A70718"/>
    <w:rsid w:val="00A70870"/>
    <w:rsid w:val="00A70B0E"/>
    <w:rsid w:val="00A70C2B"/>
    <w:rsid w:val="00A70E8E"/>
    <w:rsid w:val="00A71158"/>
    <w:rsid w:val="00A72972"/>
    <w:rsid w:val="00A72E4B"/>
    <w:rsid w:val="00A72FAE"/>
    <w:rsid w:val="00A73EF0"/>
    <w:rsid w:val="00A74E9A"/>
    <w:rsid w:val="00A74EEA"/>
    <w:rsid w:val="00A75CD0"/>
    <w:rsid w:val="00A75E12"/>
    <w:rsid w:val="00A76442"/>
    <w:rsid w:val="00A76F4E"/>
    <w:rsid w:val="00A7787A"/>
    <w:rsid w:val="00A806E9"/>
    <w:rsid w:val="00A80792"/>
    <w:rsid w:val="00A80848"/>
    <w:rsid w:val="00A80AC3"/>
    <w:rsid w:val="00A80CBB"/>
    <w:rsid w:val="00A80D1C"/>
    <w:rsid w:val="00A812EA"/>
    <w:rsid w:val="00A81687"/>
    <w:rsid w:val="00A81FC7"/>
    <w:rsid w:val="00A824EB"/>
    <w:rsid w:val="00A82A2B"/>
    <w:rsid w:val="00A82AA4"/>
    <w:rsid w:val="00A8354F"/>
    <w:rsid w:val="00A8364E"/>
    <w:rsid w:val="00A83B82"/>
    <w:rsid w:val="00A84188"/>
    <w:rsid w:val="00A842E1"/>
    <w:rsid w:val="00A846DB"/>
    <w:rsid w:val="00A84F1F"/>
    <w:rsid w:val="00A8507A"/>
    <w:rsid w:val="00A85127"/>
    <w:rsid w:val="00A85988"/>
    <w:rsid w:val="00A85A11"/>
    <w:rsid w:val="00A85A81"/>
    <w:rsid w:val="00A85CF2"/>
    <w:rsid w:val="00A8647E"/>
    <w:rsid w:val="00A86B29"/>
    <w:rsid w:val="00A86E3F"/>
    <w:rsid w:val="00A86F2A"/>
    <w:rsid w:val="00A87446"/>
    <w:rsid w:val="00A87633"/>
    <w:rsid w:val="00A878C3"/>
    <w:rsid w:val="00A87CB5"/>
    <w:rsid w:val="00A87DE9"/>
    <w:rsid w:val="00A9040E"/>
    <w:rsid w:val="00A9048F"/>
    <w:rsid w:val="00A904B7"/>
    <w:rsid w:val="00A90841"/>
    <w:rsid w:val="00A909F4"/>
    <w:rsid w:val="00A90E44"/>
    <w:rsid w:val="00A91FCE"/>
    <w:rsid w:val="00A9232E"/>
    <w:rsid w:val="00A92377"/>
    <w:rsid w:val="00A925CB"/>
    <w:rsid w:val="00A92C8C"/>
    <w:rsid w:val="00A92F8E"/>
    <w:rsid w:val="00A93065"/>
    <w:rsid w:val="00A94419"/>
    <w:rsid w:val="00A94A41"/>
    <w:rsid w:val="00A94A5F"/>
    <w:rsid w:val="00A95657"/>
    <w:rsid w:val="00A95AEF"/>
    <w:rsid w:val="00A95CE0"/>
    <w:rsid w:val="00A95EF9"/>
    <w:rsid w:val="00A961BF"/>
    <w:rsid w:val="00A961DA"/>
    <w:rsid w:val="00A96494"/>
    <w:rsid w:val="00A96817"/>
    <w:rsid w:val="00A96DB1"/>
    <w:rsid w:val="00A97594"/>
    <w:rsid w:val="00A97DF9"/>
    <w:rsid w:val="00A97E54"/>
    <w:rsid w:val="00AA09BE"/>
    <w:rsid w:val="00AA12D6"/>
    <w:rsid w:val="00AA1BA2"/>
    <w:rsid w:val="00AA2F17"/>
    <w:rsid w:val="00AA3097"/>
    <w:rsid w:val="00AA3552"/>
    <w:rsid w:val="00AA39D0"/>
    <w:rsid w:val="00AA3D87"/>
    <w:rsid w:val="00AA3F44"/>
    <w:rsid w:val="00AA3F62"/>
    <w:rsid w:val="00AA52AF"/>
    <w:rsid w:val="00AA58A7"/>
    <w:rsid w:val="00AA60D3"/>
    <w:rsid w:val="00AA6274"/>
    <w:rsid w:val="00AA650B"/>
    <w:rsid w:val="00AA68D4"/>
    <w:rsid w:val="00AA7A03"/>
    <w:rsid w:val="00AA7C8B"/>
    <w:rsid w:val="00AA7DD3"/>
    <w:rsid w:val="00AA7FE5"/>
    <w:rsid w:val="00AB08F2"/>
    <w:rsid w:val="00AB094D"/>
    <w:rsid w:val="00AB0A6F"/>
    <w:rsid w:val="00AB0C9F"/>
    <w:rsid w:val="00AB123E"/>
    <w:rsid w:val="00AB12D9"/>
    <w:rsid w:val="00AB204C"/>
    <w:rsid w:val="00AB25EE"/>
    <w:rsid w:val="00AB2E32"/>
    <w:rsid w:val="00AB2EA5"/>
    <w:rsid w:val="00AB3162"/>
    <w:rsid w:val="00AB3F1F"/>
    <w:rsid w:val="00AB43C3"/>
    <w:rsid w:val="00AB4879"/>
    <w:rsid w:val="00AB4B05"/>
    <w:rsid w:val="00AB4D58"/>
    <w:rsid w:val="00AB513F"/>
    <w:rsid w:val="00AB60C6"/>
    <w:rsid w:val="00AB6244"/>
    <w:rsid w:val="00AB64B2"/>
    <w:rsid w:val="00AB66B8"/>
    <w:rsid w:val="00AB6ED3"/>
    <w:rsid w:val="00AB700F"/>
    <w:rsid w:val="00AB76FF"/>
    <w:rsid w:val="00AB7A8C"/>
    <w:rsid w:val="00AB7B7F"/>
    <w:rsid w:val="00AC0063"/>
    <w:rsid w:val="00AC018C"/>
    <w:rsid w:val="00AC033B"/>
    <w:rsid w:val="00AC05A8"/>
    <w:rsid w:val="00AC07AF"/>
    <w:rsid w:val="00AC0D41"/>
    <w:rsid w:val="00AC15C1"/>
    <w:rsid w:val="00AC16D4"/>
    <w:rsid w:val="00AC2139"/>
    <w:rsid w:val="00AC2537"/>
    <w:rsid w:val="00AC29BF"/>
    <w:rsid w:val="00AC2AF3"/>
    <w:rsid w:val="00AC2D69"/>
    <w:rsid w:val="00AC2FB1"/>
    <w:rsid w:val="00AC3344"/>
    <w:rsid w:val="00AC39D3"/>
    <w:rsid w:val="00AC427D"/>
    <w:rsid w:val="00AC48B9"/>
    <w:rsid w:val="00AC4EBE"/>
    <w:rsid w:val="00AC5282"/>
    <w:rsid w:val="00AC5517"/>
    <w:rsid w:val="00AC5C44"/>
    <w:rsid w:val="00AC6732"/>
    <w:rsid w:val="00AC67D2"/>
    <w:rsid w:val="00AC7572"/>
    <w:rsid w:val="00AC7A9D"/>
    <w:rsid w:val="00AC7AD3"/>
    <w:rsid w:val="00AC7ED0"/>
    <w:rsid w:val="00AC7FF9"/>
    <w:rsid w:val="00AD00B5"/>
    <w:rsid w:val="00AD113C"/>
    <w:rsid w:val="00AD12E8"/>
    <w:rsid w:val="00AD152C"/>
    <w:rsid w:val="00AD17FB"/>
    <w:rsid w:val="00AD1A0F"/>
    <w:rsid w:val="00AD1AEA"/>
    <w:rsid w:val="00AD2169"/>
    <w:rsid w:val="00AD39FC"/>
    <w:rsid w:val="00AD3A33"/>
    <w:rsid w:val="00AD3DFB"/>
    <w:rsid w:val="00AD3E6F"/>
    <w:rsid w:val="00AD4813"/>
    <w:rsid w:val="00AD48CA"/>
    <w:rsid w:val="00AD4A11"/>
    <w:rsid w:val="00AD4ECE"/>
    <w:rsid w:val="00AD5190"/>
    <w:rsid w:val="00AD535F"/>
    <w:rsid w:val="00AD5833"/>
    <w:rsid w:val="00AD5A5E"/>
    <w:rsid w:val="00AD5FEE"/>
    <w:rsid w:val="00AD6309"/>
    <w:rsid w:val="00AE0342"/>
    <w:rsid w:val="00AE062C"/>
    <w:rsid w:val="00AE0726"/>
    <w:rsid w:val="00AE0AD9"/>
    <w:rsid w:val="00AE0F22"/>
    <w:rsid w:val="00AE0F60"/>
    <w:rsid w:val="00AE1139"/>
    <w:rsid w:val="00AE2BF7"/>
    <w:rsid w:val="00AE2C54"/>
    <w:rsid w:val="00AE3982"/>
    <w:rsid w:val="00AE3A2F"/>
    <w:rsid w:val="00AE4205"/>
    <w:rsid w:val="00AE44CD"/>
    <w:rsid w:val="00AE4BA6"/>
    <w:rsid w:val="00AE4F4D"/>
    <w:rsid w:val="00AE4FCF"/>
    <w:rsid w:val="00AE55B5"/>
    <w:rsid w:val="00AE55FE"/>
    <w:rsid w:val="00AE56E0"/>
    <w:rsid w:val="00AE59CD"/>
    <w:rsid w:val="00AE5C31"/>
    <w:rsid w:val="00AE5FF6"/>
    <w:rsid w:val="00AE6413"/>
    <w:rsid w:val="00AE68EC"/>
    <w:rsid w:val="00AE6A35"/>
    <w:rsid w:val="00AE6B99"/>
    <w:rsid w:val="00AE6F8B"/>
    <w:rsid w:val="00AE73C0"/>
    <w:rsid w:val="00AE76FA"/>
    <w:rsid w:val="00AE77D2"/>
    <w:rsid w:val="00AE7914"/>
    <w:rsid w:val="00AF0968"/>
    <w:rsid w:val="00AF11DE"/>
    <w:rsid w:val="00AF2B50"/>
    <w:rsid w:val="00AF2C69"/>
    <w:rsid w:val="00AF2F39"/>
    <w:rsid w:val="00AF305D"/>
    <w:rsid w:val="00AF40D3"/>
    <w:rsid w:val="00AF4699"/>
    <w:rsid w:val="00AF4B01"/>
    <w:rsid w:val="00AF4EEC"/>
    <w:rsid w:val="00AF4F98"/>
    <w:rsid w:val="00AF4FAC"/>
    <w:rsid w:val="00AF5079"/>
    <w:rsid w:val="00AF5151"/>
    <w:rsid w:val="00AF535F"/>
    <w:rsid w:val="00AF5724"/>
    <w:rsid w:val="00AF57B5"/>
    <w:rsid w:val="00AF58A0"/>
    <w:rsid w:val="00AF5BF8"/>
    <w:rsid w:val="00AF619F"/>
    <w:rsid w:val="00AF65B5"/>
    <w:rsid w:val="00AF6776"/>
    <w:rsid w:val="00AF6D14"/>
    <w:rsid w:val="00AF768D"/>
    <w:rsid w:val="00AF78A5"/>
    <w:rsid w:val="00AF7E24"/>
    <w:rsid w:val="00B00166"/>
    <w:rsid w:val="00B00249"/>
    <w:rsid w:val="00B00331"/>
    <w:rsid w:val="00B00760"/>
    <w:rsid w:val="00B007AE"/>
    <w:rsid w:val="00B00A08"/>
    <w:rsid w:val="00B01000"/>
    <w:rsid w:val="00B019B8"/>
    <w:rsid w:val="00B019C4"/>
    <w:rsid w:val="00B01E75"/>
    <w:rsid w:val="00B02873"/>
    <w:rsid w:val="00B02B6D"/>
    <w:rsid w:val="00B02BE4"/>
    <w:rsid w:val="00B02F0C"/>
    <w:rsid w:val="00B0375F"/>
    <w:rsid w:val="00B03C0B"/>
    <w:rsid w:val="00B03DA0"/>
    <w:rsid w:val="00B03E5C"/>
    <w:rsid w:val="00B04657"/>
    <w:rsid w:val="00B04D75"/>
    <w:rsid w:val="00B0524C"/>
    <w:rsid w:val="00B05B50"/>
    <w:rsid w:val="00B05E95"/>
    <w:rsid w:val="00B0631B"/>
    <w:rsid w:val="00B0653B"/>
    <w:rsid w:val="00B065C7"/>
    <w:rsid w:val="00B0692D"/>
    <w:rsid w:val="00B06AA4"/>
    <w:rsid w:val="00B06C56"/>
    <w:rsid w:val="00B06CDB"/>
    <w:rsid w:val="00B06F36"/>
    <w:rsid w:val="00B0781B"/>
    <w:rsid w:val="00B078BD"/>
    <w:rsid w:val="00B07C2F"/>
    <w:rsid w:val="00B103C9"/>
    <w:rsid w:val="00B10BD2"/>
    <w:rsid w:val="00B10D5E"/>
    <w:rsid w:val="00B10DF9"/>
    <w:rsid w:val="00B111DB"/>
    <w:rsid w:val="00B11353"/>
    <w:rsid w:val="00B11727"/>
    <w:rsid w:val="00B11870"/>
    <w:rsid w:val="00B11888"/>
    <w:rsid w:val="00B11987"/>
    <w:rsid w:val="00B11CAE"/>
    <w:rsid w:val="00B120D5"/>
    <w:rsid w:val="00B121E6"/>
    <w:rsid w:val="00B12C2E"/>
    <w:rsid w:val="00B1315F"/>
    <w:rsid w:val="00B139FA"/>
    <w:rsid w:val="00B13A09"/>
    <w:rsid w:val="00B13B74"/>
    <w:rsid w:val="00B13D7E"/>
    <w:rsid w:val="00B140D2"/>
    <w:rsid w:val="00B14677"/>
    <w:rsid w:val="00B14DEA"/>
    <w:rsid w:val="00B152B4"/>
    <w:rsid w:val="00B152FA"/>
    <w:rsid w:val="00B15B85"/>
    <w:rsid w:val="00B15C63"/>
    <w:rsid w:val="00B16AA6"/>
    <w:rsid w:val="00B171DE"/>
    <w:rsid w:val="00B17581"/>
    <w:rsid w:val="00B2004A"/>
    <w:rsid w:val="00B2011B"/>
    <w:rsid w:val="00B2036A"/>
    <w:rsid w:val="00B20555"/>
    <w:rsid w:val="00B20E5D"/>
    <w:rsid w:val="00B21AC6"/>
    <w:rsid w:val="00B2295F"/>
    <w:rsid w:val="00B22DBA"/>
    <w:rsid w:val="00B22EB0"/>
    <w:rsid w:val="00B235BB"/>
    <w:rsid w:val="00B2364A"/>
    <w:rsid w:val="00B23872"/>
    <w:rsid w:val="00B23F71"/>
    <w:rsid w:val="00B2449D"/>
    <w:rsid w:val="00B2488A"/>
    <w:rsid w:val="00B24AAB"/>
    <w:rsid w:val="00B254A9"/>
    <w:rsid w:val="00B258B1"/>
    <w:rsid w:val="00B25926"/>
    <w:rsid w:val="00B2592E"/>
    <w:rsid w:val="00B25EBE"/>
    <w:rsid w:val="00B25F3E"/>
    <w:rsid w:val="00B2636F"/>
    <w:rsid w:val="00B26754"/>
    <w:rsid w:val="00B301E3"/>
    <w:rsid w:val="00B30201"/>
    <w:rsid w:val="00B30AB3"/>
    <w:rsid w:val="00B30AC7"/>
    <w:rsid w:val="00B310D2"/>
    <w:rsid w:val="00B310F7"/>
    <w:rsid w:val="00B3141B"/>
    <w:rsid w:val="00B3146D"/>
    <w:rsid w:val="00B3169F"/>
    <w:rsid w:val="00B322C0"/>
    <w:rsid w:val="00B329F3"/>
    <w:rsid w:val="00B32A0F"/>
    <w:rsid w:val="00B32FE6"/>
    <w:rsid w:val="00B33283"/>
    <w:rsid w:val="00B335F4"/>
    <w:rsid w:val="00B34139"/>
    <w:rsid w:val="00B34281"/>
    <w:rsid w:val="00B3464F"/>
    <w:rsid w:val="00B349AC"/>
    <w:rsid w:val="00B34E0B"/>
    <w:rsid w:val="00B34EF1"/>
    <w:rsid w:val="00B352E8"/>
    <w:rsid w:val="00B354A1"/>
    <w:rsid w:val="00B35549"/>
    <w:rsid w:val="00B35865"/>
    <w:rsid w:val="00B35BCA"/>
    <w:rsid w:val="00B35CD6"/>
    <w:rsid w:val="00B36148"/>
    <w:rsid w:val="00B3644B"/>
    <w:rsid w:val="00B36853"/>
    <w:rsid w:val="00B36A35"/>
    <w:rsid w:val="00B36B3E"/>
    <w:rsid w:val="00B371AA"/>
    <w:rsid w:val="00B37485"/>
    <w:rsid w:val="00B37776"/>
    <w:rsid w:val="00B37A85"/>
    <w:rsid w:val="00B37E28"/>
    <w:rsid w:val="00B40344"/>
    <w:rsid w:val="00B404B5"/>
    <w:rsid w:val="00B40A92"/>
    <w:rsid w:val="00B40ABD"/>
    <w:rsid w:val="00B40E2F"/>
    <w:rsid w:val="00B41A08"/>
    <w:rsid w:val="00B41CBD"/>
    <w:rsid w:val="00B41EB2"/>
    <w:rsid w:val="00B423A4"/>
    <w:rsid w:val="00B4277C"/>
    <w:rsid w:val="00B42EF2"/>
    <w:rsid w:val="00B430A8"/>
    <w:rsid w:val="00B43A19"/>
    <w:rsid w:val="00B43D87"/>
    <w:rsid w:val="00B43FA7"/>
    <w:rsid w:val="00B44112"/>
    <w:rsid w:val="00B44160"/>
    <w:rsid w:val="00B445A1"/>
    <w:rsid w:val="00B44A9A"/>
    <w:rsid w:val="00B45378"/>
    <w:rsid w:val="00B45C47"/>
    <w:rsid w:val="00B46075"/>
    <w:rsid w:val="00B462A8"/>
    <w:rsid w:val="00B463B1"/>
    <w:rsid w:val="00B46A76"/>
    <w:rsid w:val="00B46B7A"/>
    <w:rsid w:val="00B46F22"/>
    <w:rsid w:val="00B472C7"/>
    <w:rsid w:val="00B473A2"/>
    <w:rsid w:val="00B4778D"/>
    <w:rsid w:val="00B50A6E"/>
    <w:rsid w:val="00B5124A"/>
    <w:rsid w:val="00B51995"/>
    <w:rsid w:val="00B51A69"/>
    <w:rsid w:val="00B51BD4"/>
    <w:rsid w:val="00B52B8B"/>
    <w:rsid w:val="00B52F38"/>
    <w:rsid w:val="00B53042"/>
    <w:rsid w:val="00B53430"/>
    <w:rsid w:val="00B53568"/>
    <w:rsid w:val="00B537DC"/>
    <w:rsid w:val="00B537E2"/>
    <w:rsid w:val="00B5479C"/>
    <w:rsid w:val="00B5498C"/>
    <w:rsid w:val="00B54A33"/>
    <w:rsid w:val="00B54F00"/>
    <w:rsid w:val="00B55040"/>
    <w:rsid w:val="00B55210"/>
    <w:rsid w:val="00B55473"/>
    <w:rsid w:val="00B5556D"/>
    <w:rsid w:val="00B55741"/>
    <w:rsid w:val="00B5585A"/>
    <w:rsid w:val="00B56536"/>
    <w:rsid w:val="00B56724"/>
    <w:rsid w:val="00B56999"/>
    <w:rsid w:val="00B56BE8"/>
    <w:rsid w:val="00B56EA8"/>
    <w:rsid w:val="00B56F4C"/>
    <w:rsid w:val="00B5735D"/>
    <w:rsid w:val="00B576E6"/>
    <w:rsid w:val="00B57A85"/>
    <w:rsid w:val="00B60213"/>
    <w:rsid w:val="00B61199"/>
    <w:rsid w:val="00B6164F"/>
    <w:rsid w:val="00B61B99"/>
    <w:rsid w:val="00B62360"/>
    <w:rsid w:val="00B6379A"/>
    <w:rsid w:val="00B637CD"/>
    <w:rsid w:val="00B6382F"/>
    <w:rsid w:val="00B63C8C"/>
    <w:rsid w:val="00B63DC9"/>
    <w:rsid w:val="00B64A5A"/>
    <w:rsid w:val="00B64F1F"/>
    <w:rsid w:val="00B6501B"/>
    <w:rsid w:val="00B652E3"/>
    <w:rsid w:val="00B65301"/>
    <w:rsid w:val="00B66091"/>
    <w:rsid w:val="00B668A0"/>
    <w:rsid w:val="00B66F63"/>
    <w:rsid w:val="00B67578"/>
    <w:rsid w:val="00B67820"/>
    <w:rsid w:val="00B67B96"/>
    <w:rsid w:val="00B67FC3"/>
    <w:rsid w:val="00B7022A"/>
    <w:rsid w:val="00B708CA"/>
    <w:rsid w:val="00B70B2D"/>
    <w:rsid w:val="00B71C9C"/>
    <w:rsid w:val="00B71D44"/>
    <w:rsid w:val="00B723F2"/>
    <w:rsid w:val="00B72520"/>
    <w:rsid w:val="00B72E9F"/>
    <w:rsid w:val="00B73022"/>
    <w:rsid w:val="00B731F2"/>
    <w:rsid w:val="00B735CB"/>
    <w:rsid w:val="00B7402B"/>
    <w:rsid w:val="00B75966"/>
    <w:rsid w:val="00B75A18"/>
    <w:rsid w:val="00B75D15"/>
    <w:rsid w:val="00B75E2D"/>
    <w:rsid w:val="00B76058"/>
    <w:rsid w:val="00B76432"/>
    <w:rsid w:val="00B76DBD"/>
    <w:rsid w:val="00B76F42"/>
    <w:rsid w:val="00B7706F"/>
    <w:rsid w:val="00B776CC"/>
    <w:rsid w:val="00B776F2"/>
    <w:rsid w:val="00B77767"/>
    <w:rsid w:val="00B77C97"/>
    <w:rsid w:val="00B8064F"/>
    <w:rsid w:val="00B80706"/>
    <w:rsid w:val="00B80E83"/>
    <w:rsid w:val="00B81470"/>
    <w:rsid w:val="00B82146"/>
    <w:rsid w:val="00B826DA"/>
    <w:rsid w:val="00B82D19"/>
    <w:rsid w:val="00B82DF7"/>
    <w:rsid w:val="00B8333E"/>
    <w:rsid w:val="00B8345D"/>
    <w:rsid w:val="00B84980"/>
    <w:rsid w:val="00B84F47"/>
    <w:rsid w:val="00B85148"/>
    <w:rsid w:val="00B85976"/>
    <w:rsid w:val="00B86384"/>
    <w:rsid w:val="00B8673F"/>
    <w:rsid w:val="00B867C0"/>
    <w:rsid w:val="00B86CA4"/>
    <w:rsid w:val="00B86DEE"/>
    <w:rsid w:val="00B86F6A"/>
    <w:rsid w:val="00B875CA"/>
    <w:rsid w:val="00B9089E"/>
    <w:rsid w:val="00B908DF"/>
    <w:rsid w:val="00B90CD3"/>
    <w:rsid w:val="00B91D2F"/>
    <w:rsid w:val="00B91D88"/>
    <w:rsid w:val="00B91F58"/>
    <w:rsid w:val="00B92212"/>
    <w:rsid w:val="00B926AE"/>
    <w:rsid w:val="00B92793"/>
    <w:rsid w:val="00B93040"/>
    <w:rsid w:val="00B932FA"/>
    <w:rsid w:val="00B935E4"/>
    <w:rsid w:val="00B93B72"/>
    <w:rsid w:val="00B93D00"/>
    <w:rsid w:val="00B93FCC"/>
    <w:rsid w:val="00B944C7"/>
    <w:rsid w:val="00B94523"/>
    <w:rsid w:val="00B9472D"/>
    <w:rsid w:val="00B94AEE"/>
    <w:rsid w:val="00B94C8A"/>
    <w:rsid w:val="00B9524C"/>
    <w:rsid w:val="00B953A4"/>
    <w:rsid w:val="00B95617"/>
    <w:rsid w:val="00B95750"/>
    <w:rsid w:val="00B95E84"/>
    <w:rsid w:val="00B95F88"/>
    <w:rsid w:val="00B96A69"/>
    <w:rsid w:val="00B96DE8"/>
    <w:rsid w:val="00B971AA"/>
    <w:rsid w:val="00B971B6"/>
    <w:rsid w:val="00B979FE"/>
    <w:rsid w:val="00B97EBB"/>
    <w:rsid w:val="00B97F76"/>
    <w:rsid w:val="00BA0013"/>
    <w:rsid w:val="00BA0EDB"/>
    <w:rsid w:val="00BA1284"/>
    <w:rsid w:val="00BA1BE6"/>
    <w:rsid w:val="00BA2890"/>
    <w:rsid w:val="00BA28E4"/>
    <w:rsid w:val="00BA29B3"/>
    <w:rsid w:val="00BA2C66"/>
    <w:rsid w:val="00BA35FF"/>
    <w:rsid w:val="00BA3A1B"/>
    <w:rsid w:val="00BA3D1D"/>
    <w:rsid w:val="00BA4DFB"/>
    <w:rsid w:val="00BA4E54"/>
    <w:rsid w:val="00BA4E66"/>
    <w:rsid w:val="00BA4FCB"/>
    <w:rsid w:val="00BA5299"/>
    <w:rsid w:val="00BA598B"/>
    <w:rsid w:val="00BA5B6C"/>
    <w:rsid w:val="00BA5CBD"/>
    <w:rsid w:val="00BA5CEF"/>
    <w:rsid w:val="00BA5FB3"/>
    <w:rsid w:val="00BA6216"/>
    <w:rsid w:val="00BA66D4"/>
    <w:rsid w:val="00BA6845"/>
    <w:rsid w:val="00BA6B0E"/>
    <w:rsid w:val="00BA6C45"/>
    <w:rsid w:val="00BA6EF4"/>
    <w:rsid w:val="00BA6F6A"/>
    <w:rsid w:val="00BA770B"/>
    <w:rsid w:val="00BA7D01"/>
    <w:rsid w:val="00BA7E80"/>
    <w:rsid w:val="00BB08EB"/>
    <w:rsid w:val="00BB0D0F"/>
    <w:rsid w:val="00BB1A70"/>
    <w:rsid w:val="00BB1BB4"/>
    <w:rsid w:val="00BB1DCF"/>
    <w:rsid w:val="00BB1F8D"/>
    <w:rsid w:val="00BB20AE"/>
    <w:rsid w:val="00BB2543"/>
    <w:rsid w:val="00BB255B"/>
    <w:rsid w:val="00BB2841"/>
    <w:rsid w:val="00BB29EE"/>
    <w:rsid w:val="00BB2B46"/>
    <w:rsid w:val="00BB3311"/>
    <w:rsid w:val="00BB3831"/>
    <w:rsid w:val="00BB4352"/>
    <w:rsid w:val="00BB48C6"/>
    <w:rsid w:val="00BB4FF9"/>
    <w:rsid w:val="00BB5918"/>
    <w:rsid w:val="00BB59E6"/>
    <w:rsid w:val="00BB5B34"/>
    <w:rsid w:val="00BB5DBA"/>
    <w:rsid w:val="00BB6B69"/>
    <w:rsid w:val="00BB6BE4"/>
    <w:rsid w:val="00BB6EB0"/>
    <w:rsid w:val="00BB7162"/>
    <w:rsid w:val="00BB7453"/>
    <w:rsid w:val="00BB77E7"/>
    <w:rsid w:val="00BB7BC0"/>
    <w:rsid w:val="00BB7CFE"/>
    <w:rsid w:val="00BC042B"/>
    <w:rsid w:val="00BC044A"/>
    <w:rsid w:val="00BC04E2"/>
    <w:rsid w:val="00BC0B8B"/>
    <w:rsid w:val="00BC13C5"/>
    <w:rsid w:val="00BC2082"/>
    <w:rsid w:val="00BC2401"/>
    <w:rsid w:val="00BC28A4"/>
    <w:rsid w:val="00BC320C"/>
    <w:rsid w:val="00BC341B"/>
    <w:rsid w:val="00BC403A"/>
    <w:rsid w:val="00BC423A"/>
    <w:rsid w:val="00BC4250"/>
    <w:rsid w:val="00BC425D"/>
    <w:rsid w:val="00BC4CBC"/>
    <w:rsid w:val="00BC521A"/>
    <w:rsid w:val="00BC616D"/>
    <w:rsid w:val="00BC62FF"/>
    <w:rsid w:val="00BC6881"/>
    <w:rsid w:val="00BC68AA"/>
    <w:rsid w:val="00BC6AD0"/>
    <w:rsid w:val="00BC77E5"/>
    <w:rsid w:val="00BC7D16"/>
    <w:rsid w:val="00BD0CBD"/>
    <w:rsid w:val="00BD0FCE"/>
    <w:rsid w:val="00BD148C"/>
    <w:rsid w:val="00BD186B"/>
    <w:rsid w:val="00BD1B97"/>
    <w:rsid w:val="00BD1FE0"/>
    <w:rsid w:val="00BD2010"/>
    <w:rsid w:val="00BD2460"/>
    <w:rsid w:val="00BD25A8"/>
    <w:rsid w:val="00BD2F8A"/>
    <w:rsid w:val="00BD346D"/>
    <w:rsid w:val="00BD35A9"/>
    <w:rsid w:val="00BD35AE"/>
    <w:rsid w:val="00BD3659"/>
    <w:rsid w:val="00BD3854"/>
    <w:rsid w:val="00BD395C"/>
    <w:rsid w:val="00BD3CB4"/>
    <w:rsid w:val="00BD3F10"/>
    <w:rsid w:val="00BD3F7D"/>
    <w:rsid w:val="00BD4093"/>
    <w:rsid w:val="00BD416F"/>
    <w:rsid w:val="00BD439F"/>
    <w:rsid w:val="00BD43CD"/>
    <w:rsid w:val="00BD4C68"/>
    <w:rsid w:val="00BD4E0F"/>
    <w:rsid w:val="00BD582B"/>
    <w:rsid w:val="00BD6085"/>
    <w:rsid w:val="00BD60F2"/>
    <w:rsid w:val="00BD6564"/>
    <w:rsid w:val="00BD6979"/>
    <w:rsid w:val="00BD69C0"/>
    <w:rsid w:val="00BD75D0"/>
    <w:rsid w:val="00BD7C31"/>
    <w:rsid w:val="00BE0477"/>
    <w:rsid w:val="00BE073C"/>
    <w:rsid w:val="00BE092B"/>
    <w:rsid w:val="00BE0B4D"/>
    <w:rsid w:val="00BE0B54"/>
    <w:rsid w:val="00BE0BC6"/>
    <w:rsid w:val="00BE1178"/>
    <w:rsid w:val="00BE1F82"/>
    <w:rsid w:val="00BE288D"/>
    <w:rsid w:val="00BE2984"/>
    <w:rsid w:val="00BE2E8D"/>
    <w:rsid w:val="00BE322A"/>
    <w:rsid w:val="00BE40D8"/>
    <w:rsid w:val="00BE4134"/>
    <w:rsid w:val="00BE4FE4"/>
    <w:rsid w:val="00BE53B4"/>
    <w:rsid w:val="00BE5750"/>
    <w:rsid w:val="00BE57A7"/>
    <w:rsid w:val="00BE59B8"/>
    <w:rsid w:val="00BE5A54"/>
    <w:rsid w:val="00BE643D"/>
    <w:rsid w:val="00BE6C17"/>
    <w:rsid w:val="00BE75E5"/>
    <w:rsid w:val="00BF01DB"/>
    <w:rsid w:val="00BF051F"/>
    <w:rsid w:val="00BF0C22"/>
    <w:rsid w:val="00BF0DC9"/>
    <w:rsid w:val="00BF0E97"/>
    <w:rsid w:val="00BF10F6"/>
    <w:rsid w:val="00BF1131"/>
    <w:rsid w:val="00BF1628"/>
    <w:rsid w:val="00BF2177"/>
    <w:rsid w:val="00BF28BF"/>
    <w:rsid w:val="00BF2BFF"/>
    <w:rsid w:val="00BF2D1E"/>
    <w:rsid w:val="00BF2EF1"/>
    <w:rsid w:val="00BF3A0F"/>
    <w:rsid w:val="00BF3C21"/>
    <w:rsid w:val="00BF3F6E"/>
    <w:rsid w:val="00BF53C1"/>
    <w:rsid w:val="00BF5D9C"/>
    <w:rsid w:val="00BF610A"/>
    <w:rsid w:val="00BF63C2"/>
    <w:rsid w:val="00BF65DB"/>
    <w:rsid w:val="00BF7023"/>
    <w:rsid w:val="00BF707B"/>
    <w:rsid w:val="00BF70FE"/>
    <w:rsid w:val="00BF73B6"/>
    <w:rsid w:val="00BF73B8"/>
    <w:rsid w:val="00BF78BC"/>
    <w:rsid w:val="00C006C0"/>
    <w:rsid w:val="00C007A6"/>
    <w:rsid w:val="00C00DA6"/>
    <w:rsid w:val="00C013E8"/>
    <w:rsid w:val="00C02504"/>
    <w:rsid w:val="00C0287E"/>
    <w:rsid w:val="00C02AE7"/>
    <w:rsid w:val="00C02C35"/>
    <w:rsid w:val="00C030A6"/>
    <w:rsid w:val="00C034EC"/>
    <w:rsid w:val="00C0373C"/>
    <w:rsid w:val="00C039BA"/>
    <w:rsid w:val="00C03B2E"/>
    <w:rsid w:val="00C03C3E"/>
    <w:rsid w:val="00C047A1"/>
    <w:rsid w:val="00C0518B"/>
    <w:rsid w:val="00C05351"/>
    <w:rsid w:val="00C05982"/>
    <w:rsid w:val="00C05E05"/>
    <w:rsid w:val="00C05F30"/>
    <w:rsid w:val="00C06305"/>
    <w:rsid w:val="00C06D50"/>
    <w:rsid w:val="00C072E4"/>
    <w:rsid w:val="00C073DC"/>
    <w:rsid w:val="00C07551"/>
    <w:rsid w:val="00C106BB"/>
    <w:rsid w:val="00C10795"/>
    <w:rsid w:val="00C107D3"/>
    <w:rsid w:val="00C10CAF"/>
    <w:rsid w:val="00C10F5E"/>
    <w:rsid w:val="00C1136A"/>
    <w:rsid w:val="00C113C8"/>
    <w:rsid w:val="00C114A0"/>
    <w:rsid w:val="00C12D79"/>
    <w:rsid w:val="00C12FF3"/>
    <w:rsid w:val="00C13522"/>
    <w:rsid w:val="00C136A0"/>
    <w:rsid w:val="00C13BC7"/>
    <w:rsid w:val="00C14461"/>
    <w:rsid w:val="00C14A07"/>
    <w:rsid w:val="00C14A80"/>
    <w:rsid w:val="00C14D27"/>
    <w:rsid w:val="00C15B05"/>
    <w:rsid w:val="00C15C19"/>
    <w:rsid w:val="00C15CE5"/>
    <w:rsid w:val="00C161A3"/>
    <w:rsid w:val="00C1649A"/>
    <w:rsid w:val="00C164CA"/>
    <w:rsid w:val="00C168CF"/>
    <w:rsid w:val="00C1697B"/>
    <w:rsid w:val="00C17537"/>
    <w:rsid w:val="00C17A47"/>
    <w:rsid w:val="00C17BD7"/>
    <w:rsid w:val="00C20029"/>
    <w:rsid w:val="00C214C7"/>
    <w:rsid w:val="00C21C16"/>
    <w:rsid w:val="00C21CC3"/>
    <w:rsid w:val="00C2218D"/>
    <w:rsid w:val="00C22315"/>
    <w:rsid w:val="00C226E9"/>
    <w:rsid w:val="00C2270D"/>
    <w:rsid w:val="00C22ADB"/>
    <w:rsid w:val="00C2342C"/>
    <w:rsid w:val="00C23A7A"/>
    <w:rsid w:val="00C23E61"/>
    <w:rsid w:val="00C2427F"/>
    <w:rsid w:val="00C249E0"/>
    <w:rsid w:val="00C24E32"/>
    <w:rsid w:val="00C251E9"/>
    <w:rsid w:val="00C25B68"/>
    <w:rsid w:val="00C26477"/>
    <w:rsid w:val="00C26B03"/>
    <w:rsid w:val="00C26B12"/>
    <w:rsid w:val="00C26D0F"/>
    <w:rsid w:val="00C26F92"/>
    <w:rsid w:val="00C27070"/>
    <w:rsid w:val="00C27565"/>
    <w:rsid w:val="00C27B50"/>
    <w:rsid w:val="00C27F0F"/>
    <w:rsid w:val="00C3075A"/>
    <w:rsid w:val="00C30814"/>
    <w:rsid w:val="00C30E9C"/>
    <w:rsid w:val="00C3122C"/>
    <w:rsid w:val="00C312C8"/>
    <w:rsid w:val="00C3169C"/>
    <w:rsid w:val="00C31AB6"/>
    <w:rsid w:val="00C31AF6"/>
    <w:rsid w:val="00C3213D"/>
    <w:rsid w:val="00C3225D"/>
    <w:rsid w:val="00C32606"/>
    <w:rsid w:val="00C333AC"/>
    <w:rsid w:val="00C3365D"/>
    <w:rsid w:val="00C337C7"/>
    <w:rsid w:val="00C33886"/>
    <w:rsid w:val="00C3397C"/>
    <w:rsid w:val="00C33D28"/>
    <w:rsid w:val="00C33F7F"/>
    <w:rsid w:val="00C3400A"/>
    <w:rsid w:val="00C34611"/>
    <w:rsid w:val="00C34909"/>
    <w:rsid w:val="00C34CE2"/>
    <w:rsid w:val="00C34DDA"/>
    <w:rsid w:val="00C35227"/>
    <w:rsid w:val="00C352EC"/>
    <w:rsid w:val="00C35B28"/>
    <w:rsid w:val="00C35E6B"/>
    <w:rsid w:val="00C3612A"/>
    <w:rsid w:val="00C3656A"/>
    <w:rsid w:val="00C36617"/>
    <w:rsid w:val="00C36643"/>
    <w:rsid w:val="00C36D04"/>
    <w:rsid w:val="00C37495"/>
    <w:rsid w:val="00C3776D"/>
    <w:rsid w:val="00C3793C"/>
    <w:rsid w:val="00C37975"/>
    <w:rsid w:val="00C37BAB"/>
    <w:rsid w:val="00C40070"/>
    <w:rsid w:val="00C4008D"/>
    <w:rsid w:val="00C40877"/>
    <w:rsid w:val="00C409D4"/>
    <w:rsid w:val="00C4128C"/>
    <w:rsid w:val="00C41A0E"/>
    <w:rsid w:val="00C41FC3"/>
    <w:rsid w:val="00C42A94"/>
    <w:rsid w:val="00C4383E"/>
    <w:rsid w:val="00C43D10"/>
    <w:rsid w:val="00C4456E"/>
    <w:rsid w:val="00C4496C"/>
    <w:rsid w:val="00C44C93"/>
    <w:rsid w:val="00C44EC7"/>
    <w:rsid w:val="00C45181"/>
    <w:rsid w:val="00C45A3E"/>
    <w:rsid w:val="00C461D5"/>
    <w:rsid w:val="00C46565"/>
    <w:rsid w:val="00C46789"/>
    <w:rsid w:val="00C469BD"/>
    <w:rsid w:val="00C469F0"/>
    <w:rsid w:val="00C46AE8"/>
    <w:rsid w:val="00C46D08"/>
    <w:rsid w:val="00C47084"/>
    <w:rsid w:val="00C47410"/>
    <w:rsid w:val="00C47562"/>
    <w:rsid w:val="00C475E0"/>
    <w:rsid w:val="00C47ECD"/>
    <w:rsid w:val="00C50477"/>
    <w:rsid w:val="00C50B96"/>
    <w:rsid w:val="00C50C8E"/>
    <w:rsid w:val="00C50DDC"/>
    <w:rsid w:val="00C512C6"/>
    <w:rsid w:val="00C5136E"/>
    <w:rsid w:val="00C518D3"/>
    <w:rsid w:val="00C51A22"/>
    <w:rsid w:val="00C51AB3"/>
    <w:rsid w:val="00C520DE"/>
    <w:rsid w:val="00C5216C"/>
    <w:rsid w:val="00C52737"/>
    <w:rsid w:val="00C527B0"/>
    <w:rsid w:val="00C52FB9"/>
    <w:rsid w:val="00C538E7"/>
    <w:rsid w:val="00C5392E"/>
    <w:rsid w:val="00C5394C"/>
    <w:rsid w:val="00C53B0F"/>
    <w:rsid w:val="00C53DCF"/>
    <w:rsid w:val="00C53EF8"/>
    <w:rsid w:val="00C53F26"/>
    <w:rsid w:val="00C54703"/>
    <w:rsid w:val="00C54854"/>
    <w:rsid w:val="00C55BA9"/>
    <w:rsid w:val="00C55DD3"/>
    <w:rsid w:val="00C561AB"/>
    <w:rsid w:val="00C56322"/>
    <w:rsid w:val="00C56347"/>
    <w:rsid w:val="00C56CDB"/>
    <w:rsid w:val="00C570AA"/>
    <w:rsid w:val="00C5732F"/>
    <w:rsid w:val="00C575DB"/>
    <w:rsid w:val="00C578EC"/>
    <w:rsid w:val="00C6013A"/>
    <w:rsid w:val="00C609DA"/>
    <w:rsid w:val="00C60DD8"/>
    <w:rsid w:val="00C61186"/>
    <w:rsid w:val="00C61449"/>
    <w:rsid w:val="00C61573"/>
    <w:rsid w:val="00C61D70"/>
    <w:rsid w:val="00C62AFE"/>
    <w:rsid w:val="00C62B20"/>
    <w:rsid w:val="00C62BC4"/>
    <w:rsid w:val="00C63119"/>
    <w:rsid w:val="00C638BB"/>
    <w:rsid w:val="00C63C1C"/>
    <w:rsid w:val="00C63DC6"/>
    <w:rsid w:val="00C6488B"/>
    <w:rsid w:val="00C6552D"/>
    <w:rsid w:val="00C65552"/>
    <w:rsid w:val="00C658CE"/>
    <w:rsid w:val="00C65BA4"/>
    <w:rsid w:val="00C65C1F"/>
    <w:rsid w:val="00C66540"/>
    <w:rsid w:val="00C66D2D"/>
    <w:rsid w:val="00C67059"/>
    <w:rsid w:val="00C671FE"/>
    <w:rsid w:val="00C678AA"/>
    <w:rsid w:val="00C67BF5"/>
    <w:rsid w:val="00C67E22"/>
    <w:rsid w:val="00C67EE1"/>
    <w:rsid w:val="00C67FED"/>
    <w:rsid w:val="00C702BA"/>
    <w:rsid w:val="00C705C4"/>
    <w:rsid w:val="00C70BFC"/>
    <w:rsid w:val="00C70FA6"/>
    <w:rsid w:val="00C71235"/>
    <w:rsid w:val="00C715F6"/>
    <w:rsid w:val="00C717DC"/>
    <w:rsid w:val="00C71E29"/>
    <w:rsid w:val="00C71E2B"/>
    <w:rsid w:val="00C71E5C"/>
    <w:rsid w:val="00C72185"/>
    <w:rsid w:val="00C7333B"/>
    <w:rsid w:val="00C738C3"/>
    <w:rsid w:val="00C74759"/>
    <w:rsid w:val="00C74BE5"/>
    <w:rsid w:val="00C75360"/>
    <w:rsid w:val="00C754F8"/>
    <w:rsid w:val="00C75508"/>
    <w:rsid w:val="00C759E1"/>
    <w:rsid w:val="00C75B2A"/>
    <w:rsid w:val="00C762D6"/>
    <w:rsid w:val="00C76800"/>
    <w:rsid w:val="00C76CFE"/>
    <w:rsid w:val="00C76D19"/>
    <w:rsid w:val="00C76E32"/>
    <w:rsid w:val="00C776DD"/>
    <w:rsid w:val="00C77C4F"/>
    <w:rsid w:val="00C80C8C"/>
    <w:rsid w:val="00C80DE8"/>
    <w:rsid w:val="00C80F83"/>
    <w:rsid w:val="00C81095"/>
    <w:rsid w:val="00C810EE"/>
    <w:rsid w:val="00C81360"/>
    <w:rsid w:val="00C81801"/>
    <w:rsid w:val="00C818B0"/>
    <w:rsid w:val="00C81A40"/>
    <w:rsid w:val="00C81C16"/>
    <w:rsid w:val="00C8207C"/>
    <w:rsid w:val="00C82E93"/>
    <w:rsid w:val="00C82ED1"/>
    <w:rsid w:val="00C82FA4"/>
    <w:rsid w:val="00C83176"/>
    <w:rsid w:val="00C83252"/>
    <w:rsid w:val="00C83F77"/>
    <w:rsid w:val="00C842D9"/>
    <w:rsid w:val="00C845FC"/>
    <w:rsid w:val="00C846E2"/>
    <w:rsid w:val="00C84DBA"/>
    <w:rsid w:val="00C84FA6"/>
    <w:rsid w:val="00C85052"/>
    <w:rsid w:val="00C852D3"/>
    <w:rsid w:val="00C85576"/>
    <w:rsid w:val="00C858AE"/>
    <w:rsid w:val="00C85BB0"/>
    <w:rsid w:val="00C872F2"/>
    <w:rsid w:val="00C877B1"/>
    <w:rsid w:val="00C87A41"/>
    <w:rsid w:val="00C9002B"/>
    <w:rsid w:val="00C906F6"/>
    <w:rsid w:val="00C9088A"/>
    <w:rsid w:val="00C9095C"/>
    <w:rsid w:val="00C90BB5"/>
    <w:rsid w:val="00C90D60"/>
    <w:rsid w:val="00C90F3C"/>
    <w:rsid w:val="00C91D30"/>
    <w:rsid w:val="00C91E1D"/>
    <w:rsid w:val="00C921C5"/>
    <w:rsid w:val="00C9290E"/>
    <w:rsid w:val="00C92D96"/>
    <w:rsid w:val="00C935EE"/>
    <w:rsid w:val="00C9373C"/>
    <w:rsid w:val="00C93D14"/>
    <w:rsid w:val="00C93D82"/>
    <w:rsid w:val="00C93EFA"/>
    <w:rsid w:val="00C93F52"/>
    <w:rsid w:val="00C941EC"/>
    <w:rsid w:val="00C94D88"/>
    <w:rsid w:val="00C9528A"/>
    <w:rsid w:val="00C95F0A"/>
    <w:rsid w:val="00C9651C"/>
    <w:rsid w:val="00C96E1E"/>
    <w:rsid w:val="00C974C4"/>
    <w:rsid w:val="00C97C4A"/>
    <w:rsid w:val="00C97F32"/>
    <w:rsid w:val="00C97FBC"/>
    <w:rsid w:val="00CA1375"/>
    <w:rsid w:val="00CA20F3"/>
    <w:rsid w:val="00CA2138"/>
    <w:rsid w:val="00CA240A"/>
    <w:rsid w:val="00CA2AAA"/>
    <w:rsid w:val="00CA2D40"/>
    <w:rsid w:val="00CA3262"/>
    <w:rsid w:val="00CA35F4"/>
    <w:rsid w:val="00CA3BB4"/>
    <w:rsid w:val="00CA3C22"/>
    <w:rsid w:val="00CA3F55"/>
    <w:rsid w:val="00CA412D"/>
    <w:rsid w:val="00CA4AE9"/>
    <w:rsid w:val="00CA4F5D"/>
    <w:rsid w:val="00CA4FAB"/>
    <w:rsid w:val="00CA59E7"/>
    <w:rsid w:val="00CA5CB0"/>
    <w:rsid w:val="00CA5D6B"/>
    <w:rsid w:val="00CA6C36"/>
    <w:rsid w:val="00CA7335"/>
    <w:rsid w:val="00CA737F"/>
    <w:rsid w:val="00CA749B"/>
    <w:rsid w:val="00CA76D8"/>
    <w:rsid w:val="00CA7732"/>
    <w:rsid w:val="00CA782F"/>
    <w:rsid w:val="00CA7B20"/>
    <w:rsid w:val="00CB061D"/>
    <w:rsid w:val="00CB0801"/>
    <w:rsid w:val="00CB0A8A"/>
    <w:rsid w:val="00CB0B70"/>
    <w:rsid w:val="00CB0E79"/>
    <w:rsid w:val="00CB0F5F"/>
    <w:rsid w:val="00CB1D8B"/>
    <w:rsid w:val="00CB24E4"/>
    <w:rsid w:val="00CB2C70"/>
    <w:rsid w:val="00CB3695"/>
    <w:rsid w:val="00CB39CD"/>
    <w:rsid w:val="00CB3C1F"/>
    <w:rsid w:val="00CB5100"/>
    <w:rsid w:val="00CB58CC"/>
    <w:rsid w:val="00CB5950"/>
    <w:rsid w:val="00CB6CCC"/>
    <w:rsid w:val="00CB7049"/>
    <w:rsid w:val="00CB71D2"/>
    <w:rsid w:val="00CB73BB"/>
    <w:rsid w:val="00CB78E3"/>
    <w:rsid w:val="00CC029F"/>
    <w:rsid w:val="00CC02BA"/>
    <w:rsid w:val="00CC0428"/>
    <w:rsid w:val="00CC04CB"/>
    <w:rsid w:val="00CC0505"/>
    <w:rsid w:val="00CC0701"/>
    <w:rsid w:val="00CC0E6D"/>
    <w:rsid w:val="00CC12F1"/>
    <w:rsid w:val="00CC1409"/>
    <w:rsid w:val="00CC17B5"/>
    <w:rsid w:val="00CC18E5"/>
    <w:rsid w:val="00CC20A1"/>
    <w:rsid w:val="00CC23BC"/>
    <w:rsid w:val="00CC255D"/>
    <w:rsid w:val="00CC26F4"/>
    <w:rsid w:val="00CC270C"/>
    <w:rsid w:val="00CC283E"/>
    <w:rsid w:val="00CC3603"/>
    <w:rsid w:val="00CC3A8C"/>
    <w:rsid w:val="00CC3C93"/>
    <w:rsid w:val="00CC3E05"/>
    <w:rsid w:val="00CC4413"/>
    <w:rsid w:val="00CC44C7"/>
    <w:rsid w:val="00CC457E"/>
    <w:rsid w:val="00CC4763"/>
    <w:rsid w:val="00CC4A58"/>
    <w:rsid w:val="00CC5568"/>
    <w:rsid w:val="00CC5591"/>
    <w:rsid w:val="00CC56C7"/>
    <w:rsid w:val="00CC5DD8"/>
    <w:rsid w:val="00CC61E5"/>
    <w:rsid w:val="00CC61FE"/>
    <w:rsid w:val="00CC660F"/>
    <w:rsid w:val="00CC66F8"/>
    <w:rsid w:val="00CC7082"/>
    <w:rsid w:val="00CD001A"/>
    <w:rsid w:val="00CD0092"/>
    <w:rsid w:val="00CD01A3"/>
    <w:rsid w:val="00CD03CC"/>
    <w:rsid w:val="00CD0587"/>
    <w:rsid w:val="00CD0860"/>
    <w:rsid w:val="00CD08BD"/>
    <w:rsid w:val="00CD0B48"/>
    <w:rsid w:val="00CD0C36"/>
    <w:rsid w:val="00CD0FDC"/>
    <w:rsid w:val="00CD1714"/>
    <w:rsid w:val="00CD1B16"/>
    <w:rsid w:val="00CD1EF7"/>
    <w:rsid w:val="00CD2471"/>
    <w:rsid w:val="00CD2BE5"/>
    <w:rsid w:val="00CD3495"/>
    <w:rsid w:val="00CD35E2"/>
    <w:rsid w:val="00CD3B26"/>
    <w:rsid w:val="00CD3DEA"/>
    <w:rsid w:val="00CD3FE9"/>
    <w:rsid w:val="00CD4690"/>
    <w:rsid w:val="00CD47D7"/>
    <w:rsid w:val="00CD48EF"/>
    <w:rsid w:val="00CD4A97"/>
    <w:rsid w:val="00CD514B"/>
    <w:rsid w:val="00CD5CC4"/>
    <w:rsid w:val="00CD6772"/>
    <w:rsid w:val="00CD6F23"/>
    <w:rsid w:val="00CD751E"/>
    <w:rsid w:val="00CD7BD5"/>
    <w:rsid w:val="00CD7D09"/>
    <w:rsid w:val="00CD7EFC"/>
    <w:rsid w:val="00CE0C5C"/>
    <w:rsid w:val="00CE1087"/>
    <w:rsid w:val="00CE16A3"/>
    <w:rsid w:val="00CE18BC"/>
    <w:rsid w:val="00CE18D0"/>
    <w:rsid w:val="00CE18DD"/>
    <w:rsid w:val="00CE1C37"/>
    <w:rsid w:val="00CE1C82"/>
    <w:rsid w:val="00CE1E74"/>
    <w:rsid w:val="00CE2DDC"/>
    <w:rsid w:val="00CE3009"/>
    <w:rsid w:val="00CE3CD1"/>
    <w:rsid w:val="00CE3FDC"/>
    <w:rsid w:val="00CE400F"/>
    <w:rsid w:val="00CE42AF"/>
    <w:rsid w:val="00CE4CB4"/>
    <w:rsid w:val="00CE58A6"/>
    <w:rsid w:val="00CE5C06"/>
    <w:rsid w:val="00CE5D6C"/>
    <w:rsid w:val="00CE621D"/>
    <w:rsid w:val="00CE6B30"/>
    <w:rsid w:val="00CE6B84"/>
    <w:rsid w:val="00CE6EB8"/>
    <w:rsid w:val="00CE71A1"/>
    <w:rsid w:val="00CE7252"/>
    <w:rsid w:val="00CE76F4"/>
    <w:rsid w:val="00CE775A"/>
    <w:rsid w:val="00CE7DB6"/>
    <w:rsid w:val="00CE7DCB"/>
    <w:rsid w:val="00CE7FDF"/>
    <w:rsid w:val="00CF0135"/>
    <w:rsid w:val="00CF0175"/>
    <w:rsid w:val="00CF1008"/>
    <w:rsid w:val="00CF122B"/>
    <w:rsid w:val="00CF17AD"/>
    <w:rsid w:val="00CF2434"/>
    <w:rsid w:val="00CF25C5"/>
    <w:rsid w:val="00CF28E7"/>
    <w:rsid w:val="00CF2B4C"/>
    <w:rsid w:val="00CF2C64"/>
    <w:rsid w:val="00CF31BA"/>
    <w:rsid w:val="00CF394C"/>
    <w:rsid w:val="00CF408D"/>
    <w:rsid w:val="00CF585A"/>
    <w:rsid w:val="00CF5F8D"/>
    <w:rsid w:val="00CF62CF"/>
    <w:rsid w:val="00CF6D2A"/>
    <w:rsid w:val="00CF6D3F"/>
    <w:rsid w:val="00CF75A4"/>
    <w:rsid w:val="00CF773C"/>
    <w:rsid w:val="00D006C6"/>
    <w:rsid w:val="00D010E5"/>
    <w:rsid w:val="00D01252"/>
    <w:rsid w:val="00D01730"/>
    <w:rsid w:val="00D01963"/>
    <w:rsid w:val="00D01AD8"/>
    <w:rsid w:val="00D0212B"/>
    <w:rsid w:val="00D02154"/>
    <w:rsid w:val="00D028E0"/>
    <w:rsid w:val="00D02AAC"/>
    <w:rsid w:val="00D02B7B"/>
    <w:rsid w:val="00D02C91"/>
    <w:rsid w:val="00D03342"/>
    <w:rsid w:val="00D03793"/>
    <w:rsid w:val="00D037A5"/>
    <w:rsid w:val="00D037F8"/>
    <w:rsid w:val="00D038A9"/>
    <w:rsid w:val="00D03C1C"/>
    <w:rsid w:val="00D04395"/>
    <w:rsid w:val="00D043B6"/>
    <w:rsid w:val="00D04769"/>
    <w:rsid w:val="00D04A51"/>
    <w:rsid w:val="00D04D11"/>
    <w:rsid w:val="00D052E0"/>
    <w:rsid w:val="00D0553F"/>
    <w:rsid w:val="00D0597B"/>
    <w:rsid w:val="00D05C03"/>
    <w:rsid w:val="00D062B1"/>
    <w:rsid w:val="00D06687"/>
    <w:rsid w:val="00D06740"/>
    <w:rsid w:val="00D06ED2"/>
    <w:rsid w:val="00D06FB6"/>
    <w:rsid w:val="00D07250"/>
    <w:rsid w:val="00D076EE"/>
    <w:rsid w:val="00D07B58"/>
    <w:rsid w:val="00D101DC"/>
    <w:rsid w:val="00D1059E"/>
    <w:rsid w:val="00D10856"/>
    <w:rsid w:val="00D11037"/>
    <w:rsid w:val="00D112F4"/>
    <w:rsid w:val="00D11324"/>
    <w:rsid w:val="00D11644"/>
    <w:rsid w:val="00D11F09"/>
    <w:rsid w:val="00D120C3"/>
    <w:rsid w:val="00D12449"/>
    <w:rsid w:val="00D12E72"/>
    <w:rsid w:val="00D12F32"/>
    <w:rsid w:val="00D135A5"/>
    <w:rsid w:val="00D13C93"/>
    <w:rsid w:val="00D1455B"/>
    <w:rsid w:val="00D1495F"/>
    <w:rsid w:val="00D14F65"/>
    <w:rsid w:val="00D15473"/>
    <w:rsid w:val="00D15C6B"/>
    <w:rsid w:val="00D15DA5"/>
    <w:rsid w:val="00D161E7"/>
    <w:rsid w:val="00D161FD"/>
    <w:rsid w:val="00D16F9C"/>
    <w:rsid w:val="00D170F9"/>
    <w:rsid w:val="00D17237"/>
    <w:rsid w:val="00D17386"/>
    <w:rsid w:val="00D1773D"/>
    <w:rsid w:val="00D17811"/>
    <w:rsid w:val="00D17852"/>
    <w:rsid w:val="00D17933"/>
    <w:rsid w:val="00D17CD8"/>
    <w:rsid w:val="00D204B0"/>
    <w:rsid w:val="00D215A0"/>
    <w:rsid w:val="00D21A8A"/>
    <w:rsid w:val="00D22223"/>
    <w:rsid w:val="00D2224B"/>
    <w:rsid w:val="00D226F9"/>
    <w:rsid w:val="00D23054"/>
    <w:rsid w:val="00D2315D"/>
    <w:rsid w:val="00D23247"/>
    <w:rsid w:val="00D23347"/>
    <w:rsid w:val="00D2335F"/>
    <w:rsid w:val="00D23E03"/>
    <w:rsid w:val="00D245FF"/>
    <w:rsid w:val="00D25A10"/>
    <w:rsid w:val="00D25DA2"/>
    <w:rsid w:val="00D25FA6"/>
    <w:rsid w:val="00D2624D"/>
    <w:rsid w:val="00D2699D"/>
    <w:rsid w:val="00D26D46"/>
    <w:rsid w:val="00D26D8E"/>
    <w:rsid w:val="00D27020"/>
    <w:rsid w:val="00D275A6"/>
    <w:rsid w:val="00D27963"/>
    <w:rsid w:val="00D27FA2"/>
    <w:rsid w:val="00D300B1"/>
    <w:rsid w:val="00D300B3"/>
    <w:rsid w:val="00D30E42"/>
    <w:rsid w:val="00D31111"/>
    <w:rsid w:val="00D3159A"/>
    <w:rsid w:val="00D315A4"/>
    <w:rsid w:val="00D31B34"/>
    <w:rsid w:val="00D31CC8"/>
    <w:rsid w:val="00D31D3B"/>
    <w:rsid w:val="00D31E56"/>
    <w:rsid w:val="00D32577"/>
    <w:rsid w:val="00D327AC"/>
    <w:rsid w:val="00D32A05"/>
    <w:rsid w:val="00D32F16"/>
    <w:rsid w:val="00D33245"/>
    <w:rsid w:val="00D33480"/>
    <w:rsid w:val="00D334BF"/>
    <w:rsid w:val="00D33F6C"/>
    <w:rsid w:val="00D34924"/>
    <w:rsid w:val="00D35659"/>
    <w:rsid w:val="00D35CAE"/>
    <w:rsid w:val="00D35D90"/>
    <w:rsid w:val="00D35DDC"/>
    <w:rsid w:val="00D3605E"/>
    <w:rsid w:val="00D36A99"/>
    <w:rsid w:val="00D36B41"/>
    <w:rsid w:val="00D36E60"/>
    <w:rsid w:val="00D37838"/>
    <w:rsid w:val="00D37848"/>
    <w:rsid w:val="00D40844"/>
    <w:rsid w:val="00D40BE6"/>
    <w:rsid w:val="00D40E3E"/>
    <w:rsid w:val="00D4112E"/>
    <w:rsid w:val="00D41FA8"/>
    <w:rsid w:val="00D425EC"/>
    <w:rsid w:val="00D4262D"/>
    <w:rsid w:val="00D42774"/>
    <w:rsid w:val="00D4351B"/>
    <w:rsid w:val="00D43603"/>
    <w:rsid w:val="00D43A99"/>
    <w:rsid w:val="00D43FD0"/>
    <w:rsid w:val="00D44114"/>
    <w:rsid w:val="00D45269"/>
    <w:rsid w:val="00D452CC"/>
    <w:rsid w:val="00D45703"/>
    <w:rsid w:val="00D45A96"/>
    <w:rsid w:val="00D45F36"/>
    <w:rsid w:val="00D45FE3"/>
    <w:rsid w:val="00D464E4"/>
    <w:rsid w:val="00D474B4"/>
    <w:rsid w:val="00D475CA"/>
    <w:rsid w:val="00D47A26"/>
    <w:rsid w:val="00D47C59"/>
    <w:rsid w:val="00D47DF9"/>
    <w:rsid w:val="00D505EE"/>
    <w:rsid w:val="00D5120B"/>
    <w:rsid w:val="00D512C3"/>
    <w:rsid w:val="00D512F3"/>
    <w:rsid w:val="00D513A5"/>
    <w:rsid w:val="00D515C9"/>
    <w:rsid w:val="00D51E68"/>
    <w:rsid w:val="00D5252D"/>
    <w:rsid w:val="00D536EA"/>
    <w:rsid w:val="00D53751"/>
    <w:rsid w:val="00D5461B"/>
    <w:rsid w:val="00D5483D"/>
    <w:rsid w:val="00D548B9"/>
    <w:rsid w:val="00D54B69"/>
    <w:rsid w:val="00D54CFF"/>
    <w:rsid w:val="00D54D5E"/>
    <w:rsid w:val="00D55222"/>
    <w:rsid w:val="00D566C6"/>
    <w:rsid w:val="00D56C07"/>
    <w:rsid w:val="00D56E87"/>
    <w:rsid w:val="00D570C9"/>
    <w:rsid w:val="00D5738D"/>
    <w:rsid w:val="00D575B2"/>
    <w:rsid w:val="00D5778D"/>
    <w:rsid w:val="00D57B6C"/>
    <w:rsid w:val="00D57F9D"/>
    <w:rsid w:val="00D60444"/>
    <w:rsid w:val="00D60584"/>
    <w:rsid w:val="00D608EE"/>
    <w:rsid w:val="00D61043"/>
    <w:rsid w:val="00D61132"/>
    <w:rsid w:val="00D61B13"/>
    <w:rsid w:val="00D62A6B"/>
    <w:rsid w:val="00D63148"/>
    <w:rsid w:val="00D6335D"/>
    <w:rsid w:val="00D64455"/>
    <w:rsid w:val="00D64893"/>
    <w:rsid w:val="00D64CB0"/>
    <w:rsid w:val="00D654D1"/>
    <w:rsid w:val="00D65678"/>
    <w:rsid w:val="00D6596B"/>
    <w:rsid w:val="00D6677A"/>
    <w:rsid w:val="00D667CA"/>
    <w:rsid w:val="00D66A85"/>
    <w:rsid w:val="00D670F8"/>
    <w:rsid w:val="00D67594"/>
    <w:rsid w:val="00D679F5"/>
    <w:rsid w:val="00D67BDA"/>
    <w:rsid w:val="00D701C9"/>
    <w:rsid w:val="00D7056A"/>
    <w:rsid w:val="00D70DF2"/>
    <w:rsid w:val="00D70E64"/>
    <w:rsid w:val="00D70F48"/>
    <w:rsid w:val="00D71EE9"/>
    <w:rsid w:val="00D71EFB"/>
    <w:rsid w:val="00D722B8"/>
    <w:rsid w:val="00D729FF"/>
    <w:rsid w:val="00D730FC"/>
    <w:rsid w:val="00D73174"/>
    <w:rsid w:val="00D7355C"/>
    <w:rsid w:val="00D73DEE"/>
    <w:rsid w:val="00D73E99"/>
    <w:rsid w:val="00D742BE"/>
    <w:rsid w:val="00D74A62"/>
    <w:rsid w:val="00D74BEF"/>
    <w:rsid w:val="00D7520E"/>
    <w:rsid w:val="00D7538F"/>
    <w:rsid w:val="00D75525"/>
    <w:rsid w:val="00D75825"/>
    <w:rsid w:val="00D75AF2"/>
    <w:rsid w:val="00D75B01"/>
    <w:rsid w:val="00D75F7F"/>
    <w:rsid w:val="00D7613A"/>
    <w:rsid w:val="00D76292"/>
    <w:rsid w:val="00D766B9"/>
    <w:rsid w:val="00D76FF4"/>
    <w:rsid w:val="00D77000"/>
    <w:rsid w:val="00D7795C"/>
    <w:rsid w:val="00D800BA"/>
    <w:rsid w:val="00D80338"/>
    <w:rsid w:val="00D80E2B"/>
    <w:rsid w:val="00D813DB"/>
    <w:rsid w:val="00D813E9"/>
    <w:rsid w:val="00D8152E"/>
    <w:rsid w:val="00D81F63"/>
    <w:rsid w:val="00D82257"/>
    <w:rsid w:val="00D8239E"/>
    <w:rsid w:val="00D824A0"/>
    <w:rsid w:val="00D825E7"/>
    <w:rsid w:val="00D826DE"/>
    <w:rsid w:val="00D8271B"/>
    <w:rsid w:val="00D82BB2"/>
    <w:rsid w:val="00D833BC"/>
    <w:rsid w:val="00D838C2"/>
    <w:rsid w:val="00D83A2B"/>
    <w:rsid w:val="00D83BA6"/>
    <w:rsid w:val="00D83DB2"/>
    <w:rsid w:val="00D840DD"/>
    <w:rsid w:val="00D84254"/>
    <w:rsid w:val="00D847EA"/>
    <w:rsid w:val="00D84A33"/>
    <w:rsid w:val="00D85595"/>
    <w:rsid w:val="00D855C7"/>
    <w:rsid w:val="00D856BC"/>
    <w:rsid w:val="00D858ED"/>
    <w:rsid w:val="00D85AE6"/>
    <w:rsid w:val="00D85C2E"/>
    <w:rsid w:val="00D85DE9"/>
    <w:rsid w:val="00D8622E"/>
    <w:rsid w:val="00D8685C"/>
    <w:rsid w:val="00D86B38"/>
    <w:rsid w:val="00D86E86"/>
    <w:rsid w:val="00D87139"/>
    <w:rsid w:val="00D87151"/>
    <w:rsid w:val="00D871ED"/>
    <w:rsid w:val="00D87B32"/>
    <w:rsid w:val="00D87D25"/>
    <w:rsid w:val="00D905A0"/>
    <w:rsid w:val="00D90BD8"/>
    <w:rsid w:val="00D90BED"/>
    <w:rsid w:val="00D90C25"/>
    <w:rsid w:val="00D90F7F"/>
    <w:rsid w:val="00D918A2"/>
    <w:rsid w:val="00D91923"/>
    <w:rsid w:val="00D91BEA"/>
    <w:rsid w:val="00D91CFF"/>
    <w:rsid w:val="00D92038"/>
    <w:rsid w:val="00D92DEC"/>
    <w:rsid w:val="00D92DEE"/>
    <w:rsid w:val="00D93D01"/>
    <w:rsid w:val="00D946E3"/>
    <w:rsid w:val="00D94F71"/>
    <w:rsid w:val="00D956F5"/>
    <w:rsid w:val="00D95732"/>
    <w:rsid w:val="00D957A6"/>
    <w:rsid w:val="00D96133"/>
    <w:rsid w:val="00D96F28"/>
    <w:rsid w:val="00D971EB"/>
    <w:rsid w:val="00D975A9"/>
    <w:rsid w:val="00D975ED"/>
    <w:rsid w:val="00D97662"/>
    <w:rsid w:val="00D97846"/>
    <w:rsid w:val="00D97847"/>
    <w:rsid w:val="00D9799F"/>
    <w:rsid w:val="00D97BBC"/>
    <w:rsid w:val="00D97C39"/>
    <w:rsid w:val="00D97D98"/>
    <w:rsid w:val="00DA01D9"/>
    <w:rsid w:val="00DA03AF"/>
    <w:rsid w:val="00DA0A6E"/>
    <w:rsid w:val="00DA0C27"/>
    <w:rsid w:val="00DA10E7"/>
    <w:rsid w:val="00DA11E9"/>
    <w:rsid w:val="00DA1447"/>
    <w:rsid w:val="00DA147C"/>
    <w:rsid w:val="00DA1B5A"/>
    <w:rsid w:val="00DA1B66"/>
    <w:rsid w:val="00DA208F"/>
    <w:rsid w:val="00DA2261"/>
    <w:rsid w:val="00DA2389"/>
    <w:rsid w:val="00DA266C"/>
    <w:rsid w:val="00DA2923"/>
    <w:rsid w:val="00DA2A42"/>
    <w:rsid w:val="00DA2A74"/>
    <w:rsid w:val="00DA2C4E"/>
    <w:rsid w:val="00DA2F06"/>
    <w:rsid w:val="00DA2F2C"/>
    <w:rsid w:val="00DA2F9D"/>
    <w:rsid w:val="00DA33C1"/>
    <w:rsid w:val="00DA3488"/>
    <w:rsid w:val="00DA3767"/>
    <w:rsid w:val="00DA37CE"/>
    <w:rsid w:val="00DA382E"/>
    <w:rsid w:val="00DA385C"/>
    <w:rsid w:val="00DA3F47"/>
    <w:rsid w:val="00DA50FA"/>
    <w:rsid w:val="00DA53A7"/>
    <w:rsid w:val="00DA5438"/>
    <w:rsid w:val="00DA5F37"/>
    <w:rsid w:val="00DA68AD"/>
    <w:rsid w:val="00DA6985"/>
    <w:rsid w:val="00DA6F8E"/>
    <w:rsid w:val="00DA7137"/>
    <w:rsid w:val="00DA7642"/>
    <w:rsid w:val="00DA784B"/>
    <w:rsid w:val="00DA7A3E"/>
    <w:rsid w:val="00DA7D23"/>
    <w:rsid w:val="00DB02C5"/>
    <w:rsid w:val="00DB0694"/>
    <w:rsid w:val="00DB07C9"/>
    <w:rsid w:val="00DB0B5B"/>
    <w:rsid w:val="00DB0B8A"/>
    <w:rsid w:val="00DB0C0E"/>
    <w:rsid w:val="00DB0CE0"/>
    <w:rsid w:val="00DB13DF"/>
    <w:rsid w:val="00DB1645"/>
    <w:rsid w:val="00DB1EC0"/>
    <w:rsid w:val="00DB2405"/>
    <w:rsid w:val="00DB3262"/>
    <w:rsid w:val="00DB3E23"/>
    <w:rsid w:val="00DB4729"/>
    <w:rsid w:val="00DB4A36"/>
    <w:rsid w:val="00DB5D74"/>
    <w:rsid w:val="00DB69E4"/>
    <w:rsid w:val="00DB70BB"/>
    <w:rsid w:val="00DB7310"/>
    <w:rsid w:val="00DB7622"/>
    <w:rsid w:val="00DB7908"/>
    <w:rsid w:val="00DC0224"/>
    <w:rsid w:val="00DC0250"/>
    <w:rsid w:val="00DC0801"/>
    <w:rsid w:val="00DC0AEF"/>
    <w:rsid w:val="00DC0E66"/>
    <w:rsid w:val="00DC0FDB"/>
    <w:rsid w:val="00DC10DA"/>
    <w:rsid w:val="00DC1691"/>
    <w:rsid w:val="00DC1753"/>
    <w:rsid w:val="00DC1AE2"/>
    <w:rsid w:val="00DC1AF4"/>
    <w:rsid w:val="00DC1F14"/>
    <w:rsid w:val="00DC2056"/>
    <w:rsid w:val="00DC2098"/>
    <w:rsid w:val="00DC22A2"/>
    <w:rsid w:val="00DC26DC"/>
    <w:rsid w:val="00DC2780"/>
    <w:rsid w:val="00DC27FF"/>
    <w:rsid w:val="00DC2F00"/>
    <w:rsid w:val="00DC4193"/>
    <w:rsid w:val="00DC4745"/>
    <w:rsid w:val="00DC4A73"/>
    <w:rsid w:val="00DC4B32"/>
    <w:rsid w:val="00DC4DEE"/>
    <w:rsid w:val="00DC50BD"/>
    <w:rsid w:val="00DC5119"/>
    <w:rsid w:val="00DC515B"/>
    <w:rsid w:val="00DC5321"/>
    <w:rsid w:val="00DC5A23"/>
    <w:rsid w:val="00DC5D69"/>
    <w:rsid w:val="00DC5F79"/>
    <w:rsid w:val="00DC6A56"/>
    <w:rsid w:val="00DC6C6D"/>
    <w:rsid w:val="00DC6D71"/>
    <w:rsid w:val="00DC6E54"/>
    <w:rsid w:val="00DC705C"/>
    <w:rsid w:val="00DC70EF"/>
    <w:rsid w:val="00DC7410"/>
    <w:rsid w:val="00DC76B7"/>
    <w:rsid w:val="00DC7F19"/>
    <w:rsid w:val="00DD018F"/>
    <w:rsid w:val="00DD049D"/>
    <w:rsid w:val="00DD055D"/>
    <w:rsid w:val="00DD0C5C"/>
    <w:rsid w:val="00DD1253"/>
    <w:rsid w:val="00DD1993"/>
    <w:rsid w:val="00DD19F4"/>
    <w:rsid w:val="00DD1BBB"/>
    <w:rsid w:val="00DD1C42"/>
    <w:rsid w:val="00DD1F6E"/>
    <w:rsid w:val="00DD21F8"/>
    <w:rsid w:val="00DD22F8"/>
    <w:rsid w:val="00DD251A"/>
    <w:rsid w:val="00DD2AD4"/>
    <w:rsid w:val="00DD2AE2"/>
    <w:rsid w:val="00DD2B93"/>
    <w:rsid w:val="00DD2CC4"/>
    <w:rsid w:val="00DD30A9"/>
    <w:rsid w:val="00DD321D"/>
    <w:rsid w:val="00DD3279"/>
    <w:rsid w:val="00DD4B6B"/>
    <w:rsid w:val="00DD51B3"/>
    <w:rsid w:val="00DD57B2"/>
    <w:rsid w:val="00DD594C"/>
    <w:rsid w:val="00DD660A"/>
    <w:rsid w:val="00DD6901"/>
    <w:rsid w:val="00DD6A60"/>
    <w:rsid w:val="00DD6DE1"/>
    <w:rsid w:val="00DD6EF9"/>
    <w:rsid w:val="00DD78A1"/>
    <w:rsid w:val="00DD7D76"/>
    <w:rsid w:val="00DE0088"/>
    <w:rsid w:val="00DE00B4"/>
    <w:rsid w:val="00DE0517"/>
    <w:rsid w:val="00DE116F"/>
    <w:rsid w:val="00DE117E"/>
    <w:rsid w:val="00DE183D"/>
    <w:rsid w:val="00DE1A0D"/>
    <w:rsid w:val="00DE1ADB"/>
    <w:rsid w:val="00DE1F25"/>
    <w:rsid w:val="00DE1FD3"/>
    <w:rsid w:val="00DE285E"/>
    <w:rsid w:val="00DE2884"/>
    <w:rsid w:val="00DE2C4F"/>
    <w:rsid w:val="00DE42CA"/>
    <w:rsid w:val="00DE46C9"/>
    <w:rsid w:val="00DE49E0"/>
    <w:rsid w:val="00DE4A9C"/>
    <w:rsid w:val="00DE5B25"/>
    <w:rsid w:val="00DE5B3E"/>
    <w:rsid w:val="00DE5CDC"/>
    <w:rsid w:val="00DE682F"/>
    <w:rsid w:val="00DE68D4"/>
    <w:rsid w:val="00DE6928"/>
    <w:rsid w:val="00DE69B9"/>
    <w:rsid w:val="00DE6C86"/>
    <w:rsid w:val="00DE6DDA"/>
    <w:rsid w:val="00DE72F5"/>
    <w:rsid w:val="00DE7475"/>
    <w:rsid w:val="00DE7690"/>
    <w:rsid w:val="00DE76BE"/>
    <w:rsid w:val="00DE7743"/>
    <w:rsid w:val="00DE7B89"/>
    <w:rsid w:val="00DF023D"/>
    <w:rsid w:val="00DF03F3"/>
    <w:rsid w:val="00DF0ED8"/>
    <w:rsid w:val="00DF1113"/>
    <w:rsid w:val="00DF1154"/>
    <w:rsid w:val="00DF1246"/>
    <w:rsid w:val="00DF1C2D"/>
    <w:rsid w:val="00DF2178"/>
    <w:rsid w:val="00DF2954"/>
    <w:rsid w:val="00DF2CC6"/>
    <w:rsid w:val="00DF3976"/>
    <w:rsid w:val="00DF3B56"/>
    <w:rsid w:val="00DF4036"/>
    <w:rsid w:val="00DF437F"/>
    <w:rsid w:val="00DF44C8"/>
    <w:rsid w:val="00DF4B90"/>
    <w:rsid w:val="00DF4F2B"/>
    <w:rsid w:val="00DF5130"/>
    <w:rsid w:val="00DF536D"/>
    <w:rsid w:val="00DF5A5B"/>
    <w:rsid w:val="00DF5D36"/>
    <w:rsid w:val="00DF5E62"/>
    <w:rsid w:val="00DF6052"/>
    <w:rsid w:val="00DF6261"/>
    <w:rsid w:val="00DF67AD"/>
    <w:rsid w:val="00DF67B4"/>
    <w:rsid w:val="00DF69C8"/>
    <w:rsid w:val="00DF6E60"/>
    <w:rsid w:val="00DF788D"/>
    <w:rsid w:val="00DF7E73"/>
    <w:rsid w:val="00DF7F29"/>
    <w:rsid w:val="00E00273"/>
    <w:rsid w:val="00E0068B"/>
    <w:rsid w:val="00E006B0"/>
    <w:rsid w:val="00E0099C"/>
    <w:rsid w:val="00E00BF7"/>
    <w:rsid w:val="00E01B08"/>
    <w:rsid w:val="00E022E3"/>
    <w:rsid w:val="00E0246D"/>
    <w:rsid w:val="00E02AF1"/>
    <w:rsid w:val="00E0309E"/>
    <w:rsid w:val="00E0394E"/>
    <w:rsid w:val="00E03B5E"/>
    <w:rsid w:val="00E03C97"/>
    <w:rsid w:val="00E04055"/>
    <w:rsid w:val="00E0408E"/>
    <w:rsid w:val="00E04770"/>
    <w:rsid w:val="00E04932"/>
    <w:rsid w:val="00E05C4C"/>
    <w:rsid w:val="00E05FAD"/>
    <w:rsid w:val="00E063BF"/>
    <w:rsid w:val="00E064CE"/>
    <w:rsid w:val="00E06894"/>
    <w:rsid w:val="00E069AF"/>
    <w:rsid w:val="00E07734"/>
    <w:rsid w:val="00E07FDB"/>
    <w:rsid w:val="00E106B9"/>
    <w:rsid w:val="00E10CC6"/>
    <w:rsid w:val="00E10E37"/>
    <w:rsid w:val="00E10F73"/>
    <w:rsid w:val="00E112E5"/>
    <w:rsid w:val="00E1141B"/>
    <w:rsid w:val="00E11669"/>
    <w:rsid w:val="00E11D50"/>
    <w:rsid w:val="00E128F7"/>
    <w:rsid w:val="00E12DEE"/>
    <w:rsid w:val="00E12EF8"/>
    <w:rsid w:val="00E132DB"/>
    <w:rsid w:val="00E13BAD"/>
    <w:rsid w:val="00E142B3"/>
    <w:rsid w:val="00E1458A"/>
    <w:rsid w:val="00E146A2"/>
    <w:rsid w:val="00E14901"/>
    <w:rsid w:val="00E1494A"/>
    <w:rsid w:val="00E14F16"/>
    <w:rsid w:val="00E15354"/>
    <w:rsid w:val="00E1582B"/>
    <w:rsid w:val="00E15B9D"/>
    <w:rsid w:val="00E15C82"/>
    <w:rsid w:val="00E16177"/>
    <w:rsid w:val="00E166B6"/>
    <w:rsid w:val="00E16BCA"/>
    <w:rsid w:val="00E16D58"/>
    <w:rsid w:val="00E170B0"/>
    <w:rsid w:val="00E17FB3"/>
    <w:rsid w:val="00E207A1"/>
    <w:rsid w:val="00E20A97"/>
    <w:rsid w:val="00E20AB8"/>
    <w:rsid w:val="00E212DF"/>
    <w:rsid w:val="00E2145A"/>
    <w:rsid w:val="00E21703"/>
    <w:rsid w:val="00E21957"/>
    <w:rsid w:val="00E21DFC"/>
    <w:rsid w:val="00E21FE0"/>
    <w:rsid w:val="00E22860"/>
    <w:rsid w:val="00E22999"/>
    <w:rsid w:val="00E22A9E"/>
    <w:rsid w:val="00E22EE9"/>
    <w:rsid w:val="00E237DC"/>
    <w:rsid w:val="00E251E4"/>
    <w:rsid w:val="00E26363"/>
    <w:rsid w:val="00E26612"/>
    <w:rsid w:val="00E26E3C"/>
    <w:rsid w:val="00E26E8B"/>
    <w:rsid w:val="00E270CF"/>
    <w:rsid w:val="00E30694"/>
    <w:rsid w:val="00E3074F"/>
    <w:rsid w:val="00E30C62"/>
    <w:rsid w:val="00E30F52"/>
    <w:rsid w:val="00E312D8"/>
    <w:rsid w:val="00E31AA9"/>
    <w:rsid w:val="00E32523"/>
    <w:rsid w:val="00E3252B"/>
    <w:rsid w:val="00E326CA"/>
    <w:rsid w:val="00E32A5B"/>
    <w:rsid w:val="00E33474"/>
    <w:rsid w:val="00E3390F"/>
    <w:rsid w:val="00E33954"/>
    <w:rsid w:val="00E33D9B"/>
    <w:rsid w:val="00E340A0"/>
    <w:rsid w:val="00E340D4"/>
    <w:rsid w:val="00E34837"/>
    <w:rsid w:val="00E34979"/>
    <w:rsid w:val="00E34AC6"/>
    <w:rsid w:val="00E34B8E"/>
    <w:rsid w:val="00E34E7E"/>
    <w:rsid w:val="00E355AA"/>
    <w:rsid w:val="00E35658"/>
    <w:rsid w:val="00E35B47"/>
    <w:rsid w:val="00E35C90"/>
    <w:rsid w:val="00E3611B"/>
    <w:rsid w:val="00E36395"/>
    <w:rsid w:val="00E3675A"/>
    <w:rsid w:val="00E36830"/>
    <w:rsid w:val="00E36AD5"/>
    <w:rsid w:val="00E36E1D"/>
    <w:rsid w:val="00E37296"/>
    <w:rsid w:val="00E3738F"/>
    <w:rsid w:val="00E375B8"/>
    <w:rsid w:val="00E379FC"/>
    <w:rsid w:val="00E37FDA"/>
    <w:rsid w:val="00E4049E"/>
    <w:rsid w:val="00E41473"/>
    <w:rsid w:val="00E41980"/>
    <w:rsid w:val="00E41C19"/>
    <w:rsid w:val="00E41C6A"/>
    <w:rsid w:val="00E4224C"/>
    <w:rsid w:val="00E42BC2"/>
    <w:rsid w:val="00E44FE0"/>
    <w:rsid w:val="00E45026"/>
    <w:rsid w:val="00E45146"/>
    <w:rsid w:val="00E45269"/>
    <w:rsid w:val="00E456EC"/>
    <w:rsid w:val="00E459D1"/>
    <w:rsid w:val="00E45D6B"/>
    <w:rsid w:val="00E46845"/>
    <w:rsid w:val="00E47905"/>
    <w:rsid w:val="00E479AA"/>
    <w:rsid w:val="00E479D8"/>
    <w:rsid w:val="00E47B06"/>
    <w:rsid w:val="00E50285"/>
    <w:rsid w:val="00E503EB"/>
    <w:rsid w:val="00E504D8"/>
    <w:rsid w:val="00E50DC5"/>
    <w:rsid w:val="00E50EF3"/>
    <w:rsid w:val="00E511FB"/>
    <w:rsid w:val="00E5170D"/>
    <w:rsid w:val="00E51BFE"/>
    <w:rsid w:val="00E52475"/>
    <w:rsid w:val="00E52C5C"/>
    <w:rsid w:val="00E53003"/>
    <w:rsid w:val="00E5303C"/>
    <w:rsid w:val="00E533A1"/>
    <w:rsid w:val="00E5352B"/>
    <w:rsid w:val="00E537EB"/>
    <w:rsid w:val="00E53B2F"/>
    <w:rsid w:val="00E53CCC"/>
    <w:rsid w:val="00E5410B"/>
    <w:rsid w:val="00E5436A"/>
    <w:rsid w:val="00E5471D"/>
    <w:rsid w:val="00E547B2"/>
    <w:rsid w:val="00E54930"/>
    <w:rsid w:val="00E54994"/>
    <w:rsid w:val="00E54B59"/>
    <w:rsid w:val="00E54C3B"/>
    <w:rsid w:val="00E54C89"/>
    <w:rsid w:val="00E54DA2"/>
    <w:rsid w:val="00E55457"/>
    <w:rsid w:val="00E55881"/>
    <w:rsid w:val="00E5651B"/>
    <w:rsid w:val="00E568DB"/>
    <w:rsid w:val="00E5702A"/>
    <w:rsid w:val="00E57210"/>
    <w:rsid w:val="00E5729F"/>
    <w:rsid w:val="00E57C5B"/>
    <w:rsid w:val="00E606EA"/>
    <w:rsid w:val="00E60D5B"/>
    <w:rsid w:val="00E60F8F"/>
    <w:rsid w:val="00E61748"/>
    <w:rsid w:val="00E6178B"/>
    <w:rsid w:val="00E62635"/>
    <w:rsid w:val="00E62857"/>
    <w:rsid w:val="00E628D1"/>
    <w:rsid w:val="00E62CA4"/>
    <w:rsid w:val="00E64AF7"/>
    <w:rsid w:val="00E64C42"/>
    <w:rsid w:val="00E6532D"/>
    <w:rsid w:val="00E65464"/>
    <w:rsid w:val="00E658C5"/>
    <w:rsid w:val="00E6590F"/>
    <w:rsid w:val="00E659C2"/>
    <w:rsid w:val="00E65A19"/>
    <w:rsid w:val="00E65CF5"/>
    <w:rsid w:val="00E667EB"/>
    <w:rsid w:val="00E66C13"/>
    <w:rsid w:val="00E67799"/>
    <w:rsid w:val="00E677E9"/>
    <w:rsid w:val="00E67BED"/>
    <w:rsid w:val="00E67ECA"/>
    <w:rsid w:val="00E67EED"/>
    <w:rsid w:val="00E70C1C"/>
    <w:rsid w:val="00E7104A"/>
    <w:rsid w:val="00E7114D"/>
    <w:rsid w:val="00E711E4"/>
    <w:rsid w:val="00E71F9F"/>
    <w:rsid w:val="00E721FD"/>
    <w:rsid w:val="00E72FED"/>
    <w:rsid w:val="00E730C6"/>
    <w:rsid w:val="00E73561"/>
    <w:rsid w:val="00E73858"/>
    <w:rsid w:val="00E73B08"/>
    <w:rsid w:val="00E74533"/>
    <w:rsid w:val="00E74594"/>
    <w:rsid w:val="00E7471A"/>
    <w:rsid w:val="00E74D3E"/>
    <w:rsid w:val="00E75B58"/>
    <w:rsid w:val="00E75F79"/>
    <w:rsid w:val="00E7602E"/>
    <w:rsid w:val="00E7753C"/>
    <w:rsid w:val="00E77C8A"/>
    <w:rsid w:val="00E77CCF"/>
    <w:rsid w:val="00E77D1D"/>
    <w:rsid w:val="00E801F7"/>
    <w:rsid w:val="00E80A7F"/>
    <w:rsid w:val="00E819B1"/>
    <w:rsid w:val="00E81A54"/>
    <w:rsid w:val="00E81AD8"/>
    <w:rsid w:val="00E81BD5"/>
    <w:rsid w:val="00E81F63"/>
    <w:rsid w:val="00E8203E"/>
    <w:rsid w:val="00E822E6"/>
    <w:rsid w:val="00E8237F"/>
    <w:rsid w:val="00E823D4"/>
    <w:rsid w:val="00E8242D"/>
    <w:rsid w:val="00E826E6"/>
    <w:rsid w:val="00E83508"/>
    <w:rsid w:val="00E8403C"/>
    <w:rsid w:val="00E84610"/>
    <w:rsid w:val="00E84E40"/>
    <w:rsid w:val="00E84E72"/>
    <w:rsid w:val="00E84EC9"/>
    <w:rsid w:val="00E8577F"/>
    <w:rsid w:val="00E8593D"/>
    <w:rsid w:val="00E860E4"/>
    <w:rsid w:val="00E8616D"/>
    <w:rsid w:val="00E861B5"/>
    <w:rsid w:val="00E866D8"/>
    <w:rsid w:val="00E86C2E"/>
    <w:rsid w:val="00E8719F"/>
    <w:rsid w:val="00E87A7D"/>
    <w:rsid w:val="00E87D50"/>
    <w:rsid w:val="00E87F79"/>
    <w:rsid w:val="00E90936"/>
    <w:rsid w:val="00E90A5A"/>
    <w:rsid w:val="00E91110"/>
    <w:rsid w:val="00E912BB"/>
    <w:rsid w:val="00E912F4"/>
    <w:rsid w:val="00E918DD"/>
    <w:rsid w:val="00E91D72"/>
    <w:rsid w:val="00E91E8D"/>
    <w:rsid w:val="00E921BF"/>
    <w:rsid w:val="00E92496"/>
    <w:rsid w:val="00E925A4"/>
    <w:rsid w:val="00E92DC8"/>
    <w:rsid w:val="00E932B8"/>
    <w:rsid w:val="00E93706"/>
    <w:rsid w:val="00E939F6"/>
    <w:rsid w:val="00E94453"/>
    <w:rsid w:val="00E95172"/>
    <w:rsid w:val="00E95838"/>
    <w:rsid w:val="00E960E9"/>
    <w:rsid w:val="00E96548"/>
    <w:rsid w:val="00E96F78"/>
    <w:rsid w:val="00E970B8"/>
    <w:rsid w:val="00E977BC"/>
    <w:rsid w:val="00E9781A"/>
    <w:rsid w:val="00E97BCA"/>
    <w:rsid w:val="00E97C65"/>
    <w:rsid w:val="00E97F0C"/>
    <w:rsid w:val="00EA0125"/>
    <w:rsid w:val="00EA06C4"/>
    <w:rsid w:val="00EA082F"/>
    <w:rsid w:val="00EA0AA9"/>
    <w:rsid w:val="00EA0D4E"/>
    <w:rsid w:val="00EA125C"/>
    <w:rsid w:val="00EA12DA"/>
    <w:rsid w:val="00EA146C"/>
    <w:rsid w:val="00EA1B71"/>
    <w:rsid w:val="00EA1CBA"/>
    <w:rsid w:val="00EA2557"/>
    <w:rsid w:val="00EA2BA8"/>
    <w:rsid w:val="00EA2BD7"/>
    <w:rsid w:val="00EA2F0F"/>
    <w:rsid w:val="00EA315F"/>
    <w:rsid w:val="00EA3312"/>
    <w:rsid w:val="00EA399F"/>
    <w:rsid w:val="00EA3B6B"/>
    <w:rsid w:val="00EA3C0E"/>
    <w:rsid w:val="00EA3D68"/>
    <w:rsid w:val="00EA599D"/>
    <w:rsid w:val="00EA5C87"/>
    <w:rsid w:val="00EA5EB8"/>
    <w:rsid w:val="00EA60D8"/>
    <w:rsid w:val="00EA64F9"/>
    <w:rsid w:val="00EA6A33"/>
    <w:rsid w:val="00EA6D44"/>
    <w:rsid w:val="00EA7371"/>
    <w:rsid w:val="00EB0115"/>
    <w:rsid w:val="00EB17DD"/>
    <w:rsid w:val="00EB19CD"/>
    <w:rsid w:val="00EB224C"/>
    <w:rsid w:val="00EB2D03"/>
    <w:rsid w:val="00EB2F43"/>
    <w:rsid w:val="00EB3023"/>
    <w:rsid w:val="00EB3117"/>
    <w:rsid w:val="00EB33E8"/>
    <w:rsid w:val="00EB3BEC"/>
    <w:rsid w:val="00EB4280"/>
    <w:rsid w:val="00EB4680"/>
    <w:rsid w:val="00EB48BD"/>
    <w:rsid w:val="00EB4DC7"/>
    <w:rsid w:val="00EB4E50"/>
    <w:rsid w:val="00EB4F1F"/>
    <w:rsid w:val="00EB5695"/>
    <w:rsid w:val="00EB5910"/>
    <w:rsid w:val="00EB5970"/>
    <w:rsid w:val="00EB60DD"/>
    <w:rsid w:val="00EB649C"/>
    <w:rsid w:val="00EB6647"/>
    <w:rsid w:val="00EB66C5"/>
    <w:rsid w:val="00EB6721"/>
    <w:rsid w:val="00EB6DDE"/>
    <w:rsid w:val="00EB70D5"/>
    <w:rsid w:val="00EB786B"/>
    <w:rsid w:val="00EB7AC1"/>
    <w:rsid w:val="00EC0CB1"/>
    <w:rsid w:val="00EC0F38"/>
    <w:rsid w:val="00EC14EC"/>
    <w:rsid w:val="00EC1E44"/>
    <w:rsid w:val="00EC2099"/>
    <w:rsid w:val="00EC2B85"/>
    <w:rsid w:val="00EC2CCD"/>
    <w:rsid w:val="00EC2EE0"/>
    <w:rsid w:val="00EC3916"/>
    <w:rsid w:val="00EC3AE9"/>
    <w:rsid w:val="00EC4092"/>
    <w:rsid w:val="00EC4273"/>
    <w:rsid w:val="00EC4520"/>
    <w:rsid w:val="00EC4720"/>
    <w:rsid w:val="00EC4964"/>
    <w:rsid w:val="00EC4EE7"/>
    <w:rsid w:val="00EC51DA"/>
    <w:rsid w:val="00EC5966"/>
    <w:rsid w:val="00EC65D3"/>
    <w:rsid w:val="00EC6674"/>
    <w:rsid w:val="00EC6794"/>
    <w:rsid w:val="00EC6F99"/>
    <w:rsid w:val="00EC7ACB"/>
    <w:rsid w:val="00ED028A"/>
    <w:rsid w:val="00ED02E8"/>
    <w:rsid w:val="00ED0708"/>
    <w:rsid w:val="00ED0979"/>
    <w:rsid w:val="00ED0A0A"/>
    <w:rsid w:val="00ED0E95"/>
    <w:rsid w:val="00ED0F2F"/>
    <w:rsid w:val="00ED125A"/>
    <w:rsid w:val="00ED13D0"/>
    <w:rsid w:val="00ED1556"/>
    <w:rsid w:val="00ED1AFE"/>
    <w:rsid w:val="00ED203B"/>
    <w:rsid w:val="00ED23BE"/>
    <w:rsid w:val="00ED2582"/>
    <w:rsid w:val="00ED31DB"/>
    <w:rsid w:val="00ED3D43"/>
    <w:rsid w:val="00ED4C7F"/>
    <w:rsid w:val="00ED5233"/>
    <w:rsid w:val="00ED52BF"/>
    <w:rsid w:val="00ED54E0"/>
    <w:rsid w:val="00ED672A"/>
    <w:rsid w:val="00ED7014"/>
    <w:rsid w:val="00ED7667"/>
    <w:rsid w:val="00ED78C8"/>
    <w:rsid w:val="00ED7F3B"/>
    <w:rsid w:val="00ED7FBD"/>
    <w:rsid w:val="00EE0C5F"/>
    <w:rsid w:val="00EE0F1A"/>
    <w:rsid w:val="00EE1332"/>
    <w:rsid w:val="00EE1696"/>
    <w:rsid w:val="00EE19D4"/>
    <w:rsid w:val="00EE19D9"/>
    <w:rsid w:val="00EE2890"/>
    <w:rsid w:val="00EE299F"/>
    <w:rsid w:val="00EE2B76"/>
    <w:rsid w:val="00EE32A1"/>
    <w:rsid w:val="00EE39CB"/>
    <w:rsid w:val="00EE4F22"/>
    <w:rsid w:val="00EE584A"/>
    <w:rsid w:val="00EE5AC2"/>
    <w:rsid w:val="00EE5DB4"/>
    <w:rsid w:val="00EE5F66"/>
    <w:rsid w:val="00EE6729"/>
    <w:rsid w:val="00EE6EA9"/>
    <w:rsid w:val="00EE7346"/>
    <w:rsid w:val="00EE76B3"/>
    <w:rsid w:val="00EE7789"/>
    <w:rsid w:val="00EE780E"/>
    <w:rsid w:val="00EE7922"/>
    <w:rsid w:val="00EE7998"/>
    <w:rsid w:val="00EF0058"/>
    <w:rsid w:val="00EF00C7"/>
    <w:rsid w:val="00EF0B9D"/>
    <w:rsid w:val="00EF0F2A"/>
    <w:rsid w:val="00EF1072"/>
    <w:rsid w:val="00EF112B"/>
    <w:rsid w:val="00EF144F"/>
    <w:rsid w:val="00EF1C7A"/>
    <w:rsid w:val="00EF1F5A"/>
    <w:rsid w:val="00EF21F7"/>
    <w:rsid w:val="00EF235F"/>
    <w:rsid w:val="00EF2448"/>
    <w:rsid w:val="00EF24A7"/>
    <w:rsid w:val="00EF2D36"/>
    <w:rsid w:val="00EF349F"/>
    <w:rsid w:val="00EF35AE"/>
    <w:rsid w:val="00EF36C1"/>
    <w:rsid w:val="00EF389A"/>
    <w:rsid w:val="00EF6854"/>
    <w:rsid w:val="00EF6D55"/>
    <w:rsid w:val="00EF7062"/>
    <w:rsid w:val="00EF715B"/>
    <w:rsid w:val="00F00159"/>
    <w:rsid w:val="00F0098F"/>
    <w:rsid w:val="00F00D90"/>
    <w:rsid w:val="00F01094"/>
    <w:rsid w:val="00F010A6"/>
    <w:rsid w:val="00F01C63"/>
    <w:rsid w:val="00F01CDB"/>
    <w:rsid w:val="00F020E4"/>
    <w:rsid w:val="00F02236"/>
    <w:rsid w:val="00F022B4"/>
    <w:rsid w:val="00F02B21"/>
    <w:rsid w:val="00F02F0C"/>
    <w:rsid w:val="00F036B5"/>
    <w:rsid w:val="00F0466D"/>
    <w:rsid w:val="00F05827"/>
    <w:rsid w:val="00F0585E"/>
    <w:rsid w:val="00F05B7E"/>
    <w:rsid w:val="00F05C10"/>
    <w:rsid w:val="00F0624E"/>
    <w:rsid w:val="00F06551"/>
    <w:rsid w:val="00F066FE"/>
    <w:rsid w:val="00F06892"/>
    <w:rsid w:val="00F069A7"/>
    <w:rsid w:val="00F06A75"/>
    <w:rsid w:val="00F06B0F"/>
    <w:rsid w:val="00F06C0B"/>
    <w:rsid w:val="00F06ED4"/>
    <w:rsid w:val="00F073D7"/>
    <w:rsid w:val="00F076E4"/>
    <w:rsid w:val="00F07D23"/>
    <w:rsid w:val="00F07E35"/>
    <w:rsid w:val="00F07F31"/>
    <w:rsid w:val="00F10136"/>
    <w:rsid w:val="00F103E8"/>
    <w:rsid w:val="00F106BD"/>
    <w:rsid w:val="00F10A4F"/>
    <w:rsid w:val="00F10B72"/>
    <w:rsid w:val="00F10C40"/>
    <w:rsid w:val="00F111DD"/>
    <w:rsid w:val="00F115A9"/>
    <w:rsid w:val="00F1165F"/>
    <w:rsid w:val="00F118E0"/>
    <w:rsid w:val="00F11AD9"/>
    <w:rsid w:val="00F11BE8"/>
    <w:rsid w:val="00F11ECA"/>
    <w:rsid w:val="00F12203"/>
    <w:rsid w:val="00F12210"/>
    <w:rsid w:val="00F1273D"/>
    <w:rsid w:val="00F12828"/>
    <w:rsid w:val="00F12EC5"/>
    <w:rsid w:val="00F12EE8"/>
    <w:rsid w:val="00F1410D"/>
    <w:rsid w:val="00F14558"/>
    <w:rsid w:val="00F151A8"/>
    <w:rsid w:val="00F15378"/>
    <w:rsid w:val="00F156D8"/>
    <w:rsid w:val="00F15712"/>
    <w:rsid w:val="00F157A3"/>
    <w:rsid w:val="00F15FBD"/>
    <w:rsid w:val="00F16B9B"/>
    <w:rsid w:val="00F16C67"/>
    <w:rsid w:val="00F17113"/>
    <w:rsid w:val="00F1787D"/>
    <w:rsid w:val="00F179D3"/>
    <w:rsid w:val="00F17C38"/>
    <w:rsid w:val="00F2051B"/>
    <w:rsid w:val="00F20DE1"/>
    <w:rsid w:val="00F21122"/>
    <w:rsid w:val="00F21183"/>
    <w:rsid w:val="00F21E2A"/>
    <w:rsid w:val="00F224AC"/>
    <w:rsid w:val="00F22A8A"/>
    <w:rsid w:val="00F22BC4"/>
    <w:rsid w:val="00F22E8E"/>
    <w:rsid w:val="00F231FB"/>
    <w:rsid w:val="00F23229"/>
    <w:rsid w:val="00F235B9"/>
    <w:rsid w:val="00F23765"/>
    <w:rsid w:val="00F23E22"/>
    <w:rsid w:val="00F24174"/>
    <w:rsid w:val="00F24419"/>
    <w:rsid w:val="00F244D7"/>
    <w:rsid w:val="00F244F4"/>
    <w:rsid w:val="00F24A65"/>
    <w:rsid w:val="00F24C50"/>
    <w:rsid w:val="00F24D97"/>
    <w:rsid w:val="00F24DB7"/>
    <w:rsid w:val="00F2554E"/>
    <w:rsid w:val="00F25914"/>
    <w:rsid w:val="00F26230"/>
    <w:rsid w:val="00F2625F"/>
    <w:rsid w:val="00F27417"/>
    <w:rsid w:val="00F277B7"/>
    <w:rsid w:val="00F27958"/>
    <w:rsid w:val="00F27EC6"/>
    <w:rsid w:val="00F301C4"/>
    <w:rsid w:val="00F3038E"/>
    <w:rsid w:val="00F30546"/>
    <w:rsid w:val="00F307AB"/>
    <w:rsid w:val="00F308A5"/>
    <w:rsid w:val="00F308D9"/>
    <w:rsid w:val="00F30A6A"/>
    <w:rsid w:val="00F312E6"/>
    <w:rsid w:val="00F314BC"/>
    <w:rsid w:val="00F31604"/>
    <w:rsid w:val="00F319D4"/>
    <w:rsid w:val="00F31A06"/>
    <w:rsid w:val="00F323F2"/>
    <w:rsid w:val="00F32836"/>
    <w:rsid w:val="00F32A6D"/>
    <w:rsid w:val="00F32C93"/>
    <w:rsid w:val="00F337FE"/>
    <w:rsid w:val="00F33810"/>
    <w:rsid w:val="00F33D8C"/>
    <w:rsid w:val="00F34008"/>
    <w:rsid w:val="00F341CA"/>
    <w:rsid w:val="00F343B5"/>
    <w:rsid w:val="00F35110"/>
    <w:rsid w:val="00F3524D"/>
    <w:rsid w:val="00F35772"/>
    <w:rsid w:val="00F35800"/>
    <w:rsid w:val="00F3593E"/>
    <w:rsid w:val="00F35C6C"/>
    <w:rsid w:val="00F35C71"/>
    <w:rsid w:val="00F36AAF"/>
    <w:rsid w:val="00F36F15"/>
    <w:rsid w:val="00F37268"/>
    <w:rsid w:val="00F37355"/>
    <w:rsid w:val="00F37516"/>
    <w:rsid w:val="00F37E03"/>
    <w:rsid w:val="00F41671"/>
    <w:rsid w:val="00F4192F"/>
    <w:rsid w:val="00F4195C"/>
    <w:rsid w:val="00F41AF7"/>
    <w:rsid w:val="00F41EDE"/>
    <w:rsid w:val="00F432C2"/>
    <w:rsid w:val="00F43906"/>
    <w:rsid w:val="00F43A9B"/>
    <w:rsid w:val="00F4443B"/>
    <w:rsid w:val="00F447D1"/>
    <w:rsid w:val="00F45007"/>
    <w:rsid w:val="00F450F0"/>
    <w:rsid w:val="00F45262"/>
    <w:rsid w:val="00F45CD5"/>
    <w:rsid w:val="00F45F5F"/>
    <w:rsid w:val="00F45F6F"/>
    <w:rsid w:val="00F45F8E"/>
    <w:rsid w:val="00F47470"/>
    <w:rsid w:val="00F4754A"/>
    <w:rsid w:val="00F476B0"/>
    <w:rsid w:val="00F47709"/>
    <w:rsid w:val="00F47757"/>
    <w:rsid w:val="00F47A3B"/>
    <w:rsid w:val="00F47D85"/>
    <w:rsid w:val="00F47F2C"/>
    <w:rsid w:val="00F502EA"/>
    <w:rsid w:val="00F5050B"/>
    <w:rsid w:val="00F50A21"/>
    <w:rsid w:val="00F50A58"/>
    <w:rsid w:val="00F5109D"/>
    <w:rsid w:val="00F51381"/>
    <w:rsid w:val="00F51665"/>
    <w:rsid w:val="00F51719"/>
    <w:rsid w:val="00F51B69"/>
    <w:rsid w:val="00F520CA"/>
    <w:rsid w:val="00F52EBE"/>
    <w:rsid w:val="00F53097"/>
    <w:rsid w:val="00F53A40"/>
    <w:rsid w:val="00F53B57"/>
    <w:rsid w:val="00F53B9A"/>
    <w:rsid w:val="00F53C82"/>
    <w:rsid w:val="00F53DB1"/>
    <w:rsid w:val="00F54AAF"/>
    <w:rsid w:val="00F54BD1"/>
    <w:rsid w:val="00F54CEA"/>
    <w:rsid w:val="00F54EC6"/>
    <w:rsid w:val="00F5515C"/>
    <w:rsid w:val="00F5559A"/>
    <w:rsid w:val="00F556A4"/>
    <w:rsid w:val="00F557E3"/>
    <w:rsid w:val="00F560E9"/>
    <w:rsid w:val="00F567B6"/>
    <w:rsid w:val="00F56A8D"/>
    <w:rsid w:val="00F57369"/>
    <w:rsid w:val="00F57605"/>
    <w:rsid w:val="00F57819"/>
    <w:rsid w:val="00F57A5D"/>
    <w:rsid w:val="00F57C0F"/>
    <w:rsid w:val="00F57F0D"/>
    <w:rsid w:val="00F57FE7"/>
    <w:rsid w:val="00F60178"/>
    <w:rsid w:val="00F6088D"/>
    <w:rsid w:val="00F60CFE"/>
    <w:rsid w:val="00F60E6D"/>
    <w:rsid w:val="00F610D1"/>
    <w:rsid w:val="00F611F0"/>
    <w:rsid w:val="00F61343"/>
    <w:rsid w:val="00F613A5"/>
    <w:rsid w:val="00F61591"/>
    <w:rsid w:val="00F61829"/>
    <w:rsid w:val="00F618C7"/>
    <w:rsid w:val="00F618E7"/>
    <w:rsid w:val="00F62669"/>
    <w:rsid w:val="00F62C87"/>
    <w:rsid w:val="00F62E00"/>
    <w:rsid w:val="00F63072"/>
    <w:rsid w:val="00F63A61"/>
    <w:rsid w:val="00F63AB7"/>
    <w:rsid w:val="00F63F4A"/>
    <w:rsid w:val="00F642DE"/>
    <w:rsid w:val="00F646C1"/>
    <w:rsid w:val="00F64B00"/>
    <w:rsid w:val="00F65A1D"/>
    <w:rsid w:val="00F65D8A"/>
    <w:rsid w:val="00F65FC0"/>
    <w:rsid w:val="00F667C6"/>
    <w:rsid w:val="00F66844"/>
    <w:rsid w:val="00F66A88"/>
    <w:rsid w:val="00F66D85"/>
    <w:rsid w:val="00F66F0F"/>
    <w:rsid w:val="00F675CD"/>
    <w:rsid w:val="00F67FC5"/>
    <w:rsid w:val="00F704C5"/>
    <w:rsid w:val="00F709C7"/>
    <w:rsid w:val="00F70D49"/>
    <w:rsid w:val="00F70E8A"/>
    <w:rsid w:val="00F71208"/>
    <w:rsid w:val="00F71CD8"/>
    <w:rsid w:val="00F729BE"/>
    <w:rsid w:val="00F73014"/>
    <w:rsid w:val="00F73678"/>
    <w:rsid w:val="00F73A2B"/>
    <w:rsid w:val="00F73C4F"/>
    <w:rsid w:val="00F73C98"/>
    <w:rsid w:val="00F74371"/>
    <w:rsid w:val="00F75022"/>
    <w:rsid w:val="00F7516A"/>
    <w:rsid w:val="00F75302"/>
    <w:rsid w:val="00F7571C"/>
    <w:rsid w:val="00F75877"/>
    <w:rsid w:val="00F768FF"/>
    <w:rsid w:val="00F7692F"/>
    <w:rsid w:val="00F7707D"/>
    <w:rsid w:val="00F77257"/>
    <w:rsid w:val="00F77273"/>
    <w:rsid w:val="00F77450"/>
    <w:rsid w:val="00F77BF7"/>
    <w:rsid w:val="00F77C0B"/>
    <w:rsid w:val="00F77C2E"/>
    <w:rsid w:val="00F77C42"/>
    <w:rsid w:val="00F77E08"/>
    <w:rsid w:val="00F802B6"/>
    <w:rsid w:val="00F80376"/>
    <w:rsid w:val="00F80390"/>
    <w:rsid w:val="00F805D4"/>
    <w:rsid w:val="00F80995"/>
    <w:rsid w:val="00F80C3D"/>
    <w:rsid w:val="00F80FA8"/>
    <w:rsid w:val="00F81366"/>
    <w:rsid w:val="00F81393"/>
    <w:rsid w:val="00F816ED"/>
    <w:rsid w:val="00F823EB"/>
    <w:rsid w:val="00F82516"/>
    <w:rsid w:val="00F82BB0"/>
    <w:rsid w:val="00F82CB2"/>
    <w:rsid w:val="00F832DA"/>
    <w:rsid w:val="00F833CC"/>
    <w:rsid w:val="00F835E7"/>
    <w:rsid w:val="00F83746"/>
    <w:rsid w:val="00F8394C"/>
    <w:rsid w:val="00F83A28"/>
    <w:rsid w:val="00F84BB4"/>
    <w:rsid w:val="00F85339"/>
    <w:rsid w:val="00F855AA"/>
    <w:rsid w:val="00F859BA"/>
    <w:rsid w:val="00F85BB2"/>
    <w:rsid w:val="00F85C09"/>
    <w:rsid w:val="00F8628A"/>
    <w:rsid w:val="00F863D8"/>
    <w:rsid w:val="00F8747A"/>
    <w:rsid w:val="00F87EB4"/>
    <w:rsid w:val="00F90A41"/>
    <w:rsid w:val="00F9152D"/>
    <w:rsid w:val="00F918C9"/>
    <w:rsid w:val="00F92802"/>
    <w:rsid w:val="00F92B22"/>
    <w:rsid w:val="00F92B36"/>
    <w:rsid w:val="00F93733"/>
    <w:rsid w:val="00F939AC"/>
    <w:rsid w:val="00F93AD1"/>
    <w:rsid w:val="00F93C20"/>
    <w:rsid w:val="00F940D0"/>
    <w:rsid w:val="00F944B0"/>
    <w:rsid w:val="00F9457A"/>
    <w:rsid w:val="00F94A17"/>
    <w:rsid w:val="00F94D8B"/>
    <w:rsid w:val="00F95561"/>
    <w:rsid w:val="00F95924"/>
    <w:rsid w:val="00F95995"/>
    <w:rsid w:val="00F95DD3"/>
    <w:rsid w:val="00F96281"/>
    <w:rsid w:val="00F96B13"/>
    <w:rsid w:val="00F96D37"/>
    <w:rsid w:val="00F97398"/>
    <w:rsid w:val="00F973A5"/>
    <w:rsid w:val="00F9787D"/>
    <w:rsid w:val="00F97E60"/>
    <w:rsid w:val="00F97E67"/>
    <w:rsid w:val="00F97F43"/>
    <w:rsid w:val="00FA00B8"/>
    <w:rsid w:val="00FA0AB5"/>
    <w:rsid w:val="00FA0AF0"/>
    <w:rsid w:val="00FA116B"/>
    <w:rsid w:val="00FA11A1"/>
    <w:rsid w:val="00FA146A"/>
    <w:rsid w:val="00FA15BD"/>
    <w:rsid w:val="00FA1812"/>
    <w:rsid w:val="00FA198F"/>
    <w:rsid w:val="00FA1EBB"/>
    <w:rsid w:val="00FA248D"/>
    <w:rsid w:val="00FA24D6"/>
    <w:rsid w:val="00FA2674"/>
    <w:rsid w:val="00FA28C5"/>
    <w:rsid w:val="00FA2B95"/>
    <w:rsid w:val="00FA2D4F"/>
    <w:rsid w:val="00FA2D68"/>
    <w:rsid w:val="00FA309D"/>
    <w:rsid w:val="00FA333B"/>
    <w:rsid w:val="00FA40BC"/>
    <w:rsid w:val="00FA42E9"/>
    <w:rsid w:val="00FA4385"/>
    <w:rsid w:val="00FA44D3"/>
    <w:rsid w:val="00FA4BCE"/>
    <w:rsid w:val="00FA4CA7"/>
    <w:rsid w:val="00FA5041"/>
    <w:rsid w:val="00FA530C"/>
    <w:rsid w:val="00FA5EBC"/>
    <w:rsid w:val="00FA5ECF"/>
    <w:rsid w:val="00FA67B5"/>
    <w:rsid w:val="00FA68B4"/>
    <w:rsid w:val="00FA6D98"/>
    <w:rsid w:val="00FA71DE"/>
    <w:rsid w:val="00FA7667"/>
    <w:rsid w:val="00FA7910"/>
    <w:rsid w:val="00FA7C6D"/>
    <w:rsid w:val="00FB0991"/>
    <w:rsid w:val="00FB0DCF"/>
    <w:rsid w:val="00FB125E"/>
    <w:rsid w:val="00FB12AC"/>
    <w:rsid w:val="00FB15BC"/>
    <w:rsid w:val="00FB16A5"/>
    <w:rsid w:val="00FB1AC8"/>
    <w:rsid w:val="00FB1B7D"/>
    <w:rsid w:val="00FB2885"/>
    <w:rsid w:val="00FB28F9"/>
    <w:rsid w:val="00FB2D62"/>
    <w:rsid w:val="00FB3024"/>
    <w:rsid w:val="00FB352B"/>
    <w:rsid w:val="00FB3C1E"/>
    <w:rsid w:val="00FB3C2A"/>
    <w:rsid w:val="00FB44A7"/>
    <w:rsid w:val="00FB4CBA"/>
    <w:rsid w:val="00FB4CFA"/>
    <w:rsid w:val="00FB5060"/>
    <w:rsid w:val="00FB50BC"/>
    <w:rsid w:val="00FB547E"/>
    <w:rsid w:val="00FB5933"/>
    <w:rsid w:val="00FB5B48"/>
    <w:rsid w:val="00FB5DF3"/>
    <w:rsid w:val="00FB644F"/>
    <w:rsid w:val="00FB6A4E"/>
    <w:rsid w:val="00FB7599"/>
    <w:rsid w:val="00FB7910"/>
    <w:rsid w:val="00FB7965"/>
    <w:rsid w:val="00FB7A0B"/>
    <w:rsid w:val="00FB7D53"/>
    <w:rsid w:val="00FC021D"/>
    <w:rsid w:val="00FC039D"/>
    <w:rsid w:val="00FC06F2"/>
    <w:rsid w:val="00FC165D"/>
    <w:rsid w:val="00FC25AC"/>
    <w:rsid w:val="00FC2A88"/>
    <w:rsid w:val="00FC31FE"/>
    <w:rsid w:val="00FC3929"/>
    <w:rsid w:val="00FC3A68"/>
    <w:rsid w:val="00FC405D"/>
    <w:rsid w:val="00FC44F2"/>
    <w:rsid w:val="00FC46EA"/>
    <w:rsid w:val="00FC4E3D"/>
    <w:rsid w:val="00FC527D"/>
    <w:rsid w:val="00FC5B1E"/>
    <w:rsid w:val="00FC5E98"/>
    <w:rsid w:val="00FC6316"/>
    <w:rsid w:val="00FC67DE"/>
    <w:rsid w:val="00FC6851"/>
    <w:rsid w:val="00FC6A8A"/>
    <w:rsid w:val="00FC6C4E"/>
    <w:rsid w:val="00FC6D49"/>
    <w:rsid w:val="00FC73D6"/>
    <w:rsid w:val="00FC7473"/>
    <w:rsid w:val="00FC75B1"/>
    <w:rsid w:val="00FC799D"/>
    <w:rsid w:val="00FC7A8B"/>
    <w:rsid w:val="00FC7BC7"/>
    <w:rsid w:val="00FC7CB6"/>
    <w:rsid w:val="00FD004E"/>
    <w:rsid w:val="00FD01DD"/>
    <w:rsid w:val="00FD039A"/>
    <w:rsid w:val="00FD0523"/>
    <w:rsid w:val="00FD0612"/>
    <w:rsid w:val="00FD099C"/>
    <w:rsid w:val="00FD0BD8"/>
    <w:rsid w:val="00FD0D30"/>
    <w:rsid w:val="00FD0E9D"/>
    <w:rsid w:val="00FD169E"/>
    <w:rsid w:val="00FD17EC"/>
    <w:rsid w:val="00FD1B40"/>
    <w:rsid w:val="00FD1D31"/>
    <w:rsid w:val="00FD28E8"/>
    <w:rsid w:val="00FD2BB4"/>
    <w:rsid w:val="00FD2C74"/>
    <w:rsid w:val="00FD31C3"/>
    <w:rsid w:val="00FD38C0"/>
    <w:rsid w:val="00FD3D18"/>
    <w:rsid w:val="00FD3F02"/>
    <w:rsid w:val="00FD5053"/>
    <w:rsid w:val="00FD506F"/>
    <w:rsid w:val="00FD5423"/>
    <w:rsid w:val="00FD62C1"/>
    <w:rsid w:val="00FD6494"/>
    <w:rsid w:val="00FD6885"/>
    <w:rsid w:val="00FD69F6"/>
    <w:rsid w:val="00FD7D9A"/>
    <w:rsid w:val="00FD7F61"/>
    <w:rsid w:val="00FE0600"/>
    <w:rsid w:val="00FE0828"/>
    <w:rsid w:val="00FE0D63"/>
    <w:rsid w:val="00FE0FBD"/>
    <w:rsid w:val="00FE13FE"/>
    <w:rsid w:val="00FE1538"/>
    <w:rsid w:val="00FE1FFB"/>
    <w:rsid w:val="00FE208F"/>
    <w:rsid w:val="00FE2192"/>
    <w:rsid w:val="00FE21B2"/>
    <w:rsid w:val="00FE22F8"/>
    <w:rsid w:val="00FE2445"/>
    <w:rsid w:val="00FE2A27"/>
    <w:rsid w:val="00FE2B70"/>
    <w:rsid w:val="00FE34C3"/>
    <w:rsid w:val="00FE3560"/>
    <w:rsid w:val="00FE3975"/>
    <w:rsid w:val="00FE39F8"/>
    <w:rsid w:val="00FE3C0A"/>
    <w:rsid w:val="00FE3FB1"/>
    <w:rsid w:val="00FE44A1"/>
    <w:rsid w:val="00FE4E35"/>
    <w:rsid w:val="00FE503B"/>
    <w:rsid w:val="00FE58B9"/>
    <w:rsid w:val="00FE5A9F"/>
    <w:rsid w:val="00FE5AD4"/>
    <w:rsid w:val="00FE6109"/>
    <w:rsid w:val="00FE68D1"/>
    <w:rsid w:val="00FE6EC0"/>
    <w:rsid w:val="00FE72D1"/>
    <w:rsid w:val="00FE7835"/>
    <w:rsid w:val="00FE7FE7"/>
    <w:rsid w:val="00FF0167"/>
    <w:rsid w:val="00FF0193"/>
    <w:rsid w:val="00FF047D"/>
    <w:rsid w:val="00FF0592"/>
    <w:rsid w:val="00FF06AA"/>
    <w:rsid w:val="00FF1014"/>
    <w:rsid w:val="00FF1230"/>
    <w:rsid w:val="00FF203A"/>
    <w:rsid w:val="00FF239F"/>
    <w:rsid w:val="00FF2C52"/>
    <w:rsid w:val="00FF2DF1"/>
    <w:rsid w:val="00FF3298"/>
    <w:rsid w:val="00FF3804"/>
    <w:rsid w:val="00FF3A62"/>
    <w:rsid w:val="00FF48F2"/>
    <w:rsid w:val="00FF4960"/>
    <w:rsid w:val="00FF5002"/>
    <w:rsid w:val="00FF512C"/>
    <w:rsid w:val="00FF5856"/>
    <w:rsid w:val="00FF5B98"/>
    <w:rsid w:val="00FF5BC2"/>
    <w:rsid w:val="00FF632C"/>
    <w:rsid w:val="00FF6402"/>
    <w:rsid w:val="00FF6675"/>
    <w:rsid w:val="00FF6B24"/>
    <w:rsid w:val="00FF6D16"/>
    <w:rsid w:val="00FF6E5C"/>
    <w:rsid w:val="00FF6F72"/>
    <w:rsid w:val="00FF7283"/>
    <w:rsid w:val="00FF7F28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0D23C62"/>
  <w15:chartTrackingRefBased/>
  <w15:docId w15:val="{7EFD78BE-2195-4D07-90BE-099B09AC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56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6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6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6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6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6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6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6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6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6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6A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55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6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56A5"/>
    <w:pPr>
      <w:widowControl w:val="0"/>
      <w:spacing w:after="0" w:line="240" w:lineRule="auto"/>
    </w:pPr>
  </w:style>
  <w:style w:type="paragraph" w:styleId="Revision">
    <w:name w:val="Revision"/>
    <w:hidden/>
    <w:uiPriority w:val="99"/>
    <w:semiHidden/>
    <w:rsid w:val="00B03DA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C757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C7572"/>
  </w:style>
  <w:style w:type="character" w:customStyle="1" w:styleId="CommentTextChar">
    <w:name w:val="Comment Text Char"/>
    <w:basedOn w:val="DefaultParagraphFont"/>
    <w:link w:val="CommentText"/>
    <w:uiPriority w:val="99"/>
    <w:rsid w:val="00AC757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5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57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60D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860DA"/>
  </w:style>
  <w:style w:type="paragraph" w:styleId="Footer">
    <w:name w:val="footer"/>
    <w:basedOn w:val="Normal"/>
    <w:link w:val="FooterChar"/>
    <w:uiPriority w:val="99"/>
    <w:unhideWhenUsed/>
    <w:rsid w:val="004860D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森谷 佳子</dc:creator>
  <cp:keywords/>
  <dc:description/>
  <cp:lastModifiedBy>アハメド サビール</cp:lastModifiedBy>
  <cp:revision>44</cp:revision>
  <dcterms:created xsi:type="dcterms:W3CDTF">2025-12-23T05:52:00Z</dcterms:created>
  <dcterms:modified xsi:type="dcterms:W3CDTF">2026-02-16T03:25:00Z</dcterms:modified>
</cp:coreProperties>
</file>