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4509" w:rsidRDefault="00000000">
      <w:pPr>
        <w:jc w:val="center"/>
        <w:rPr>
          <w:rFonts w:ascii="MS Mincho" w:eastAsia="MS Mincho" w:hAnsi="MS Mincho" w:cs="MS Mincho"/>
          <w:sz w:val="28"/>
          <w:szCs w:val="28"/>
        </w:rPr>
      </w:pPr>
      <w:r>
        <w:rPr>
          <w:rFonts w:ascii="MS Mincho" w:eastAsia="MS Mincho" w:hAnsi="MS Mincho" w:cs="MS Mincho"/>
          <w:sz w:val="28"/>
          <w:szCs w:val="28"/>
        </w:rPr>
        <w:t>業務委託基本契約書</w:t>
      </w:r>
    </w:p>
    <w:p w14:paraId="00000002" w14:textId="77777777" w:rsidR="00AB4509" w:rsidRDefault="00AB4509">
      <w:pPr>
        <w:jc w:val="left"/>
        <w:rPr>
          <w:rFonts w:ascii="MS Mincho" w:eastAsia="MS Mincho" w:hAnsi="MS Mincho" w:cs="MS Mincho"/>
        </w:rPr>
      </w:pPr>
    </w:p>
    <w:p w14:paraId="00000003" w14:textId="4FF154E9" w:rsidR="00AB4509" w:rsidRDefault="00000000">
      <w:pPr>
        <w:jc w:val="left"/>
        <w:rPr>
          <w:rFonts w:ascii="MS Mincho" w:eastAsia="MS Mincho" w:hAnsi="MS Mincho" w:cs="MS Mincho"/>
        </w:rPr>
      </w:pPr>
      <w:r>
        <w:rPr>
          <w:rFonts w:ascii="MS Mincho" w:eastAsia="MS Mincho" w:hAnsi="MS Mincho" w:cs="MS Mincho"/>
          <w:u w:val="single"/>
        </w:rPr>
        <w:t xml:space="preserve">　</w:t>
      </w:r>
      <w:r w:rsidR="005748CD">
        <w:rPr>
          <w:rFonts w:ascii="MS Mincho" w:eastAsia="MS Mincho" w:hAnsi="MS Mincho" w:cs="MS Mincho" w:hint="eastAsia"/>
          <w:u w:val="single"/>
        </w:rPr>
        <w:t>株式会社日本パープル</w:t>
      </w:r>
      <w:r>
        <w:rPr>
          <w:rFonts w:ascii="MS Mincho" w:eastAsia="MS Mincho" w:hAnsi="MS Mincho" w:cs="MS Mincho"/>
          <w:u w:val="single"/>
        </w:rPr>
        <w:t xml:space="preserve">　</w:t>
      </w:r>
      <w:r>
        <w:rPr>
          <w:rFonts w:ascii="MS Mincho" w:eastAsia="MS Mincho" w:hAnsi="MS Mincho" w:cs="MS Mincho"/>
        </w:rPr>
        <w:t>（以下「甲」という）と株式会社ＬＩＧ（以下「乙」という）とは、甲の乙に対する業務委託に関して、次のとおり業務委託基本契約（以下「本契約」という）を締結する。</w:t>
      </w:r>
    </w:p>
    <w:p w14:paraId="00000004" w14:textId="77777777" w:rsidR="00AB4509" w:rsidRDefault="00AB4509">
      <w:pPr>
        <w:pBdr>
          <w:top w:val="nil"/>
          <w:left w:val="nil"/>
          <w:bottom w:val="nil"/>
          <w:right w:val="nil"/>
          <w:between w:val="nil"/>
        </w:pBdr>
        <w:jc w:val="left"/>
        <w:rPr>
          <w:rFonts w:ascii="MS Mincho" w:eastAsia="MS Mincho" w:hAnsi="MS Mincho" w:cs="MS Mincho"/>
          <w:color w:val="000000"/>
        </w:rPr>
      </w:pPr>
    </w:p>
    <w:p w14:paraId="00000005" w14:textId="77777777" w:rsidR="00AB4509" w:rsidRDefault="00000000">
      <w:pPr>
        <w:pBdr>
          <w:top w:val="nil"/>
          <w:left w:val="nil"/>
          <w:bottom w:val="nil"/>
          <w:right w:val="nil"/>
          <w:between w:val="nil"/>
        </w:pBdr>
        <w:jc w:val="left"/>
        <w:rPr>
          <w:rFonts w:ascii="MS Mincho" w:eastAsia="MS Mincho" w:hAnsi="MS Mincho" w:cs="MS Mincho"/>
          <w:color w:val="000000"/>
        </w:rPr>
      </w:pPr>
      <w:r>
        <w:rPr>
          <w:rFonts w:ascii="MS Mincho" w:eastAsia="MS Mincho" w:hAnsi="MS Mincho" w:cs="MS Mincho"/>
          <w:color w:val="000000"/>
        </w:rPr>
        <w:t>（目的）</w:t>
      </w:r>
    </w:p>
    <w:p w14:paraId="00000006" w14:textId="77777777" w:rsidR="00AB4509" w:rsidRDefault="00000000">
      <w:pPr>
        <w:pBdr>
          <w:top w:val="nil"/>
          <w:left w:val="nil"/>
          <w:bottom w:val="nil"/>
          <w:right w:val="nil"/>
          <w:between w:val="nil"/>
        </w:pBdr>
        <w:ind w:left="840" w:hanging="840"/>
        <w:jc w:val="left"/>
        <w:rPr>
          <w:rFonts w:ascii="MS Mincho" w:eastAsia="MS Mincho" w:hAnsi="MS Mincho" w:cs="MS Mincho"/>
          <w:color w:val="000000"/>
        </w:rPr>
      </w:pPr>
      <w:bookmarkStart w:id="0" w:name="_gjdgxs" w:colFirst="0" w:colLast="0"/>
      <w:bookmarkEnd w:id="0"/>
      <w:r>
        <w:rPr>
          <w:rFonts w:ascii="MS Mincho" w:eastAsia="MS Mincho" w:hAnsi="MS Mincho" w:cs="MS Mincho"/>
          <w:color w:val="000000"/>
        </w:rPr>
        <w:t>第１条　甲および乙は、相互信頼の原則に基づき、本契約の各条項を遵守するとともに、これらを誠実に履行し、甲乙間の円滑な取引関係の維持を常に図るよう努めるものとする。</w:t>
      </w:r>
    </w:p>
    <w:p w14:paraId="00000007" w14:textId="77777777" w:rsidR="00AB4509" w:rsidRDefault="00AB4509">
      <w:pPr>
        <w:pBdr>
          <w:top w:val="nil"/>
          <w:left w:val="nil"/>
          <w:bottom w:val="nil"/>
          <w:right w:val="nil"/>
          <w:between w:val="nil"/>
        </w:pBdr>
        <w:ind w:left="840" w:hanging="840"/>
        <w:jc w:val="left"/>
        <w:rPr>
          <w:rFonts w:ascii="MS Mincho" w:eastAsia="MS Mincho" w:hAnsi="MS Mincho" w:cs="MS Mincho"/>
          <w:color w:val="000000"/>
        </w:rPr>
      </w:pPr>
    </w:p>
    <w:p w14:paraId="00000008" w14:textId="77777777" w:rsidR="00AB4509" w:rsidRDefault="00000000">
      <w:pPr>
        <w:jc w:val="left"/>
        <w:rPr>
          <w:rFonts w:ascii="MS Mincho" w:eastAsia="MS Mincho" w:hAnsi="MS Mincho" w:cs="MS Mincho"/>
        </w:rPr>
      </w:pPr>
      <w:r>
        <w:rPr>
          <w:rFonts w:ascii="MS Mincho" w:eastAsia="MS Mincho" w:hAnsi="MS Mincho" w:cs="MS Mincho"/>
        </w:rPr>
        <w:t>（個別契約）</w:t>
      </w:r>
    </w:p>
    <w:p w14:paraId="00000009" w14:textId="346C18C5" w:rsidR="00AB4509" w:rsidRDefault="00000000">
      <w:pPr>
        <w:ind w:left="840" w:hanging="840"/>
        <w:rPr>
          <w:rFonts w:ascii="MS Mincho" w:eastAsia="MS Mincho" w:hAnsi="MS Mincho" w:cs="MS Mincho"/>
        </w:rPr>
      </w:pPr>
      <w:r>
        <w:rPr>
          <w:rFonts w:ascii="MS Mincho" w:eastAsia="MS Mincho" w:hAnsi="MS Mincho" w:cs="MS Mincho"/>
        </w:rPr>
        <w:t>第２条　甲から乙に委託する業務（以下「本件業務」という）の内容および必要な条件等に関しては、個々の業務委託に関する契約（以下「個別契約」という）によって定める。</w:t>
      </w:r>
    </w:p>
    <w:p w14:paraId="5452A189" w14:textId="1D5313AB" w:rsidR="007F0508" w:rsidRDefault="00000000">
      <w:pPr>
        <w:ind w:left="840" w:hanging="840"/>
        <w:jc w:val="left"/>
        <w:rPr>
          <w:rFonts w:ascii="MS Mincho" w:eastAsia="MS Mincho" w:hAnsi="MS Mincho" w:cs="MS Mincho"/>
        </w:rPr>
      </w:pPr>
      <w:r>
        <w:rPr>
          <w:rFonts w:ascii="MS Mincho" w:eastAsia="MS Mincho" w:hAnsi="MS Mincho" w:cs="MS Mincho"/>
        </w:rPr>
        <w:t xml:space="preserve">　　２　</w:t>
      </w:r>
      <w:r w:rsidR="007F0508" w:rsidRPr="007F0508">
        <w:rPr>
          <w:rFonts w:ascii="MS Mincho" w:eastAsia="MS Mincho" w:hAnsi="MS Mincho" w:cs="MS Mincho" w:hint="eastAsia"/>
        </w:rPr>
        <w:t>個別契約は、業務内容、対価、作業期間その他必要な条件が特定された契約書、または、見積書およびこれに対する発注書、注文書その他これらに準ずる書面で、</w:t>
      </w:r>
      <w:r w:rsidR="0062296B">
        <w:rPr>
          <w:rFonts w:ascii="MS Mincho" w:eastAsia="MS Mincho" w:hAnsi="MS Mincho" w:cs="MS Mincho" w:hint="eastAsia"/>
        </w:rPr>
        <w:t>甲乙間の合意（</w:t>
      </w:r>
      <w:r w:rsidR="0062296B" w:rsidRPr="0062296B">
        <w:rPr>
          <w:rFonts w:ascii="MS Mincho" w:eastAsia="MS Mincho" w:hAnsi="MS Mincho" w:cs="MS Mincho" w:hint="eastAsia"/>
        </w:rPr>
        <w:t>書面への記名押印または</w:t>
      </w:r>
      <w:r w:rsidR="007F0508" w:rsidRPr="007F0508">
        <w:rPr>
          <w:rFonts w:ascii="MS Mincho" w:eastAsia="MS Mincho" w:hAnsi="MS Mincho" w:cs="MS Mincho" w:hint="eastAsia"/>
        </w:rPr>
        <w:t>電磁的記録による</w:t>
      </w:r>
      <w:r w:rsidR="0062296B">
        <w:rPr>
          <w:rFonts w:ascii="MS Mincho" w:eastAsia="MS Mincho" w:hAnsi="MS Mincho" w:cs="MS Mincho" w:hint="eastAsia"/>
        </w:rPr>
        <w:t>方法を含む）</w:t>
      </w:r>
      <w:r w:rsidR="007F0508" w:rsidRPr="007F0508">
        <w:rPr>
          <w:rFonts w:ascii="MS Mincho" w:eastAsia="MS Mincho" w:hAnsi="MS Mincho" w:cs="MS Mincho" w:hint="eastAsia"/>
        </w:rPr>
        <w:t>によって成立するものとする。</w:t>
      </w:r>
    </w:p>
    <w:p w14:paraId="0000000A" w14:textId="44B70B3C" w:rsidR="00AB4509" w:rsidRDefault="007F0508" w:rsidP="0062296B">
      <w:pPr>
        <w:ind w:leftChars="100" w:left="210" w:firstLineChars="100" w:firstLine="210"/>
        <w:jc w:val="left"/>
        <w:rPr>
          <w:rFonts w:ascii="MS Mincho" w:eastAsia="MS Mincho" w:hAnsi="MS Mincho" w:cs="MS Mincho"/>
        </w:rPr>
      </w:pPr>
      <w:r>
        <w:rPr>
          <w:rFonts w:ascii="MS Mincho" w:eastAsia="MS Mincho" w:hAnsi="MS Mincho" w:cs="MS Mincho" w:hint="eastAsia"/>
        </w:rPr>
        <w:t xml:space="preserve">３　</w:t>
      </w:r>
      <w:r>
        <w:rPr>
          <w:rFonts w:ascii="MS Mincho" w:eastAsia="MS Mincho" w:hAnsi="MS Mincho" w:cs="MS Mincho"/>
        </w:rPr>
        <w:t>個別契約には次の事項を記載する。</w:t>
      </w:r>
    </w:p>
    <w:p w14:paraId="0000000B" w14:textId="77777777" w:rsidR="00AB4509" w:rsidRDefault="00000000">
      <w:pPr>
        <w:ind w:left="840" w:hanging="840"/>
        <w:jc w:val="left"/>
        <w:rPr>
          <w:rFonts w:ascii="MS Mincho" w:eastAsia="MS Mincho" w:hAnsi="MS Mincho" w:cs="MS Mincho"/>
        </w:rPr>
      </w:pPr>
      <w:r>
        <w:rPr>
          <w:rFonts w:ascii="MS Mincho" w:eastAsia="MS Mincho" w:hAnsi="MS Mincho" w:cs="MS Mincho"/>
        </w:rPr>
        <w:t xml:space="preserve">　　　（１）委託業務の内容、範囲、仕様</w:t>
      </w:r>
      <w:del w:id="1" w:author="森谷 佳子" w:date="2025-12-23T09:39:00Z" w16du:dateUtc="2025-12-23T00:39:00Z">
        <w:r w:rsidDel="007F0508">
          <w:rPr>
            <w:rFonts w:ascii="MS Mincho" w:eastAsia="MS Mincho" w:hAnsi="MS Mincho" w:cs="MS Mincho"/>
          </w:rPr>
          <w:delText>、作業標準</w:delText>
        </w:r>
      </w:del>
      <w:r>
        <w:rPr>
          <w:rFonts w:ascii="MS Mincho" w:eastAsia="MS Mincho" w:hAnsi="MS Mincho" w:cs="MS Mincho"/>
        </w:rPr>
        <w:t>等</w:t>
      </w:r>
    </w:p>
    <w:p w14:paraId="0000000C" w14:textId="683C5E5F" w:rsidR="00AB4509" w:rsidRDefault="00000000">
      <w:pPr>
        <w:ind w:left="840" w:hanging="840"/>
        <w:jc w:val="left"/>
        <w:rPr>
          <w:rFonts w:ascii="MS Mincho" w:eastAsia="MS Mincho" w:hAnsi="MS Mincho" w:cs="MS Mincho"/>
        </w:rPr>
      </w:pPr>
      <w:r>
        <w:rPr>
          <w:rFonts w:ascii="MS Mincho" w:eastAsia="MS Mincho" w:hAnsi="MS Mincho" w:cs="MS Mincho"/>
        </w:rPr>
        <w:t xml:space="preserve">　　　（２）契約形態（</w:t>
      </w:r>
      <w:r w:rsidR="007F0508">
        <w:rPr>
          <w:rFonts w:ascii="MS Mincho" w:eastAsia="MS Mincho" w:hAnsi="MS Mincho" w:cs="MS Mincho" w:hint="eastAsia"/>
        </w:rPr>
        <w:t>請負型</w:t>
      </w:r>
      <w:r>
        <w:rPr>
          <w:rFonts w:ascii="MS Mincho" w:eastAsia="MS Mincho" w:hAnsi="MS Mincho" w:cs="MS Mincho"/>
        </w:rPr>
        <w:t>または準委任</w:t>
      </w:r>
      <w:r w:rsidR="007F0508">
        <w:rPr>
          <w:rFonts w:ascii="MS Mincho" w:eastAsia="MS Mincho" w:hAnsi="MS Mincho" w:cs="MS Mincho" w:hint="eastAsia"/>
        </w:rPr>
        <w:t>型</w:t>
      </w:r>
      <w:r>
        <w:rPr>
          <w:rFonts w:ascii="MS Mincho" w:eastAsia="MS Mincho" w:hAnsi="MS Mincho" w:cs="MS Mincho"/>
        </w:rPr>
        <w:t>）</w:t>
      </w:r>
    </w:p>
    <w:p w14:paraId="0000000D" w14:textId="49A4A02C" w:rsidR="00AB4509" w:rsidRDefault="00000000">
      <w:pPr>
        <w:ind w:left="840" w:hanging="840"/>
        <w:jc w:val="left"/>
        <w:rPr>
          <w:rFonts w:ascii="MS Mincho" w:eastAsia="MS Mincho" w:hAnsi="MS Mincho" w:cs="MS Mincho"/>
          <w:color w:val="000000"/>
        </w:rPr>
      </w:pPr>
      <w:r>
        <w:rPr>
          <w:rFonts w:ascii="MS Mincho" w:eastAsia="MS Mincho" w:hAnsi="MS Mincho" w:cs="MS Mincho"/>
        </w:rPr>
        <w:t xml:space="preserve">　　　</w:t>
      </w:r>
      <w:r>
        <w:rPr>
          <w:rFonts w:ascii="MS Mincho" w:eastAsia="MS Mincho" w:hAnsi="MS Mincho" w:cs="MS Mincho"/>
          <w:color w:val="000000"/>
        </w:rPr>
        <w:t>（３）乙が甲の委託によって作成する成果物の明細</w:t>
      </w:r>
      <w:r w:rsidR="0062296B">
        <w:rPr>
          <w:rFonts w:ascii="MS Mincho" w:eastAsia="MS Mincho" w:hAnsi="MS Mincho" w:cs="MS Mincho" w:hint="eastAsia"/>
          <w:color w:val="000000"/>
        </w:rPr>
        <w:t>、納入期限</w:t>
      </w:r>
      <w:r>
        <w:rPr>
          <w:rFonts w:ascii="MS Mincho" w:eastAsia="MS Mincho" w:hAnsi="MS Mincho" w:cs="MS Mincho"/>
          <w:color w:val="000000"/>
        </w:rPr>
        <w:t>および納入場所</w:t>
      </w:r>
      <w:r w:rsidR="007F0508">
        <w:rPr>
          <w:rFonts w:ascii="MS Mincho" w:eastAsia="MS Mincho" w:hAnsi="MS Mincho" w:cs="MS Mincho" w:hint="eastAsia"/>
          <w:color w:val="000000"/>
        </w:rPr>
        <w:t>（請負型の場合）</w:t>
      </w:r>
    </w:p>
    <w:p w14:paraId="0000000E" w14:textId="69803B1B" w:rsidR="00AB4509" w:rsidRDefault="00000000">
      <w:pPr>
        <w:ind w:left="840" w:hanging="840"/>
        <w:jc w:val="left"/>
        <w:rPr>
          <w:rFonts w:ascii="MS Mincho" w:eastAsia="MS Mincho" w:hAnsi="MS Mincho" w:cs="MS Mincho"/>
          <w:color w:val="000000"/>
        </w:rPr>
      </w:pPr>
      <w:r>
        <w:rPr>
          <w:rFonts w:ascii="MS Mincho" w:eastAsia="MS Mincho" w:hAnsi="MS Mincho" w:cs="MS Mincho"/>
          <w:color w:val="000000"/>
        </w:rPr>
        <w:t xml:space="preserve">　　　（４）</w:t>
      </w:r>
      <w:r w:rsidR="00BC1E4E">
        <w:rPr>
          <w:rFonts w:ascii="MS Mincho" w:eastAsia="MS Mincho" w:hAnsi="MS Mincho" w:cs="MS Mincho" w:hint="eastAsia"/>
          <w:color w:val="000000"/>
        </w:rPr>
        <w:t>業務の実施</w:t>
      </w:r>
      <w:r>
        <w:rPr>
          <w:rFonts w:ascii="MS Mincho" w:eastAsia="MS Mincho" w:hAnsi="MS Mincho" w:cs="MS Mincho"/>
          <w:color w:val="000000"/>
        </w:rPr>
        <w:t>期間</w:t>
      </w:r>
      <w:r w:rsidR="00BC1E4E">
        <w:rPr>
          <w:rFonts w:ascii="MS Mincho" w:eastAsia="MS Mincho" w:hAnsi="MS Mincho" w:cs="MS Mincho" w:hint="eastAsia"/>
          <w:color w:val="000000"/>
        </w:rPr>
        <w:t>（準委任型の場合）</w:t>
      </w:r>
    </w:p>
    <w:p w14:paraId="0000000F" w14:textId="77777777" w:rsidR="00AB4509" w:rsidDel="00E52173" w:rsidRDefault="00000000">
      <w:pPr>
        <w:ind w:left="840" w:hanging="840"/>
        <w:jc w:val="left"/>
        <w:rPr>
          <w:del w:id="2" w:author="森谷 佳子" w:date="2025-12-17T16:53:00Z" w16du:dateUtc="2025-12-17T07:53:00Z"/>
          <w:rFonts w:ascii="MS Mincho" w:eastAsia="MS Mincho" w:hAnsi="MS Mincho" w:cs="MS Mincho"/>
          <w:color w:val="000000"/>
        </w:rPr>
      </w:pPr>
      <w:r>
        <w:rPr>
          <w:rFonts w:ascii="MS Mincho" w:eastAsia="MS Mincho" w:hAnsi="MS Mincho" w:cs="MS Mincho"/>
          <w:color w:val="000000"/>
        </w:rPr>
        <w:t xml:space="preserve">　　　（５）業務委託料、支払方法および支払期日</w:t>
      </w:r>
    </w:p>
    <w:p w14:paraId="1B9F150C" w14:textId="77777777" w:rsidR="007F0508" w:rsidRDefault="00000000" w:rsidP="007F0508">
      <w:pPr>
        <w:ind w:left="840" w:hanging="840"/>
        <w:jc w:val="left"/>
        <w:rPr>
          <w:ins w:id="3" w:author="森谷 佳子" w:date="2025-12-23T09:45:00Z" w16du:dateUtc="2025-12-23T00:45:00Z"/>
          <w:rFonts w:ascii="MS Mincho" w:eastAsia="MS Mincho" w:hAnsi="MS Mincho" w:cs="MS Mincho"/>
          <w:color w:val="000000"/>
        </w:rPr>
      </w:pPr>
      <w:r>
        <w:rPr>
          <w:rFonts w:ascii="MS Mincho" w:eastAsia="MS Mincho" w:hAnsi="MS Mincho" w:cs="MS Mincho"/>
          <w:color w:val="000000"/>
        </w:rPr>
        <w:t xml:space="preserve">　　　</w:t>
      </w:r>
    </w:p>
    <w:p w14:paraId="00000010" w14:textId="416004A5" w:rsidR="00AB4509" w:rsidDel="00BC1E4E" w:rsidRDefault="00000000" w:rsidP="0062296B">
      <w:pPr>
        <w:ind w:leftChars="100" w:left="210" w:firstLineChars="200" w:firstLine="420"/>
        <w:jc w:val="left"/>
        <w:rPr>
          <w:del w:id="4" w:author="森谷 佳子" w:date="2025-12-17T16:40:00Z" w16du:dateUtc="2025-12-17T07:40:00Z"/>
          <w:rFonts w:ascii="MS Mincho" w:eastAsia="MS Mincho" w:hAnsi="MS Mincho" w:cs="MS Mincho"/>
          <w:color w:val="000000"/>
        </w:rPr>
      </w:pPr>
      <w:r>
        <w:rPr>
          <w:rFonts w:ascii="MS Mincho" w:eastAsia="MS Mincho" w:hAnsi="MS Mincho" w:cs="MS Mincho"/>
          <w:color w:val="000000"/>
        </w:rPr>
        <w:t>（６）</w:t>
      </w:r>
      <w:del w:id="5" w:author="森谷 佳子" w:date="2025-12-17T16:40:00Z" w16du:dateUtc="2025-12-17T07:40:00Z">
        <w:r w:rsidDel="00BC1E4E">
          <w:rPr>
            <w:rFonts w:ascii="MS Mincho" w:eastAsia="MS Mincho" w:hAnsi="MS Mincho" w:cs="MS Mincho"/>
            <w:color w:val="000000"/>
          </w:rPr>
          <w:delText>甲乙の役割分担</w:delText>
        </w:r>
      </w:del>
    </w:p>
    <w:p w14:paraId="00000011" w14:textId="77777777" w:rsidR="00AB4509" w:rsidDel="00BC1E4E" w:rsidRDefault="00000000" w:rsidP="0062296B">
      <w:pPr>
        <w:ind w:leftChars="100" w:left="210" w:firstLineChars="200" w:firstLine="420"/>
        <w:jc w:val="left"/>
        <w:rPr>
          <w:del w:id="6" w:author="森谷 佳子" w:date="2025-12-17T16:40:00Z" w16du:dateUtc="2025-12-17T07:40:00Z"/>
          <w:rFonts w:ascii="MS Mincho" w:eastAsia="MS Mincho" w:hAnsi="MS Mincho" w:cs="MS Mincho"/>
          <w:color w:val="000000"/>
        </w:rPr>
      </w:pPr>
      <w:del w:id="7" w:author="森谷 佳子" w:date="2025-12-17T16:40:00Z" w16du:dateUtc="2025-12-17T07:40:00Z">
        <w:r w:rsidDel="00BC1E4E">
          <w:rPr>
            <w:rFonts w:ascii="MS Mincho" w:eastAsia="MS Mincho" w:hAnsi="MS Mincho" w:cs="MS Mincho"/>
            <w:color w:val="000000"/>
          </w:rPr>
          <w:delText xml:space="preserve">　　　（７）甲が乙に提供する情報、資料、機器、設備等</w:delText>
        </w:r>
      </w:del>
    </w:p>
    <w:p w14:paraId="00000012" w14:textId="77777777" w:rsidR="00AB4509" w:rsidDel="007F0508" w:rsidRDefault="00000000" w:rsidP="0062296B">
      <w:pPr>
        <w:ind w:leftChars="100" w:left="210" w:firstLineChars="200" w:firstLine="420"/>
        <w:jc w:val="left"/>
        <w:rPr>
          <w:del w:id="8" w:author="森谷 佳子" w:date="2025-12-23T09:42:00Z" w16du:dateUtc="2025-12-23T00:42:00Z"/>
          <w:rFonts w:ascii="MS Mincho" w:eastAsia="MS Mincho" w:hAnsi="MS Mincho" w:cs="MS Mincho"/>
          <w:color w:val="000000"/>
        </w:rPr>
      </w:pPr>
      <w:del w:id="9" w:author="森谷 佳子" w:date="2025-12-17T16:40:00Z" w16du:dateUtc="2025-12-17T07:40:00Z">
        <w:r w:rsidDel="00BC1E4E">
          <w:rPr>
            <w:rFonts w:ascii="MS Mincho" w:eastAsia="MS Mincho" w:hAnsi="MS Mincho" w:cs="MS Mincho"/>
            <w:color w:val="000000"/>
          </w:rPr>
          <w:delText xml:space="preserve">　　　（８）作業実施場所</w:delText>
        </w:r>
      </w:del>
    </w:p>
    <w:p w14:paraId="00000013" w14:textId="11AEE36D" w:rsidR="00AB4509" w:rsidDel="007F0508" w:rsidRDefault="00000000" w:rsidP="0062296B">
      <w:pPr>
        <w:ind w:leftChars="100" w:left="210" w:firstLineChars="200" w:firstLine="420"/>
        <w:jc w:val="left"/>
        <w:rPr>
          <w:del w:id="10" w:author="森谷 佳子" w:date="2025-12-23T09:46:00Z" w16du:dateUtc="2025-12-23T00:46:00Z"/>
          <w:rFonts w:ascii="MS Mincho" w:eastAsia="MS Mincho" w:hAnsi="MS Mincho" w:cs="MS Mincho"/>
          <w:color w:val="000000"/>
        </w:rPr>
      </w:pPr>
      <w:del w:id="11" w:author="森谷 佳子" w:date="2025-12-23T09:42:00Z" w16du:dateUtc="2025-12-23T00:42:00Z">
        <w:r w:rsidDel="007F0508">
          <w:rPr>
            <w:rFonts w:ascii="MS Mincho" w:eastAsia="MS Mincho" w:hAnsi="MS Mincho" w:cs="MS Mincho"/>
            <w:color w:val="000000"/>
          </w:rPr>
          <w:delText xml:space="preserve">　（</w:delText>
        </w:r>
      </w:del>
      <w:del w:id="12" w:author="森谷 佳子" w:date="2025-12-17T16:40:00Z" w16du:dateUtc="2025-12-17T07:40:00Z">
        <w:r w:rsidDel="00BC1E4E">
          <w:rPr>
            <w:rFonts w:ascii="MS Mincho" w:eastAsia="MS Mincho" w:hAnsi="MS Mincho" w:cs="MS Mincho"/>
            <w:color w:val="000000"/>
          </w:rPr>
          <w:delText>９</w:delText>
        </w:r>
      </w:del>
      <w:del w:id="13" w:author="森谷 佳子" w:date="2025-12-23T09:42:00Z" w16du:dateUtc="2025-12-23T00:42:00Z">
        <w:r w:rsidDel="007F0508">
          <w:rPr>
            <w:rFonts w:ascii="MS Mincho" w:eastAsia="MS Mincho" w:hAnsi="MS Mincho" w:cs="MS Mincho"/>
            <w:color w:val="000000"/>
          </w:rPr>
          <w:delText>）</w:delText>
        </w:r>
      </w:del>
      <w:r>
        <w:rPr>
          <w:rFonts w:ascii="MS Mincho" w:eastAsia="MS Mincho" w:hAnsi="MS Mincho" w:cs="MS Mincho"/>
          <w:color w:val="000000"/>
        </w:rPr>
        <w:t>その他委託業務の履行に必要な事項</w:t>
      </w:r>
    </w:p>
    <w:p w14:paraId="00000014" w14:textId="77777777" w:rsidR="00AB4509" w:rsidRDefault="00000000" w:rsidP="0062296B">
      <w:pPr>
        <w:ind w:leftChars="100" w:left="210" w:firstLineChars="200" w:firstLine="420"/>
        <w:jc w:val="left"/>
        <w:rPr>
          <w:rFonts w:ascii="MS Mincho" w:eastAsia="MS Mincho" w:hAnsi="MS Mincho" w:cs="MS Mincho"/>
          <w:color w:val="000000"/>
        </w:rPr>
      </w:pPr>
      <w:del w:id="14" w:author="森谷 佳子" w:date="2025-12-23T09:44:00Z" w16du:dateUtc="2025-12-23T00:44:00Z">
        <w:r w:rsidDel="007F0508">
          <w:rPr>
            <w:rFonts w:ascii="MS Mincho" w:eastAsia="MS Mincho" w:hAnsi="MS Mincho" w:cs="MS Mincho"/>
            <w:color w:val="000000"/>
          </w:rPr>
          <w:delText xml:space="preserve">３　</w:delText>
        </w:r>
      </w:del>
      <w:del w:id="15" w:author="森谷 佳子" w:date="2025-12-23T09:43:00Z" w16du:dateUtc="2025-12-23T00:43:00Z">
        <w:r w:rsidDel="007F0508">
          <w:rPr>
            <w:rFonts w:ascii="MS Mincho" w:eastAsia="MS Mincho" w:hAnsi="MS Mincho" w:cs="MS Mincho"/>
            <w:color w:val="000000"/>
          </w:rPr>
          <w:delText>個別契約は、甲の乙に対する注文に対し、乙が応諾の意思表示を行った時に成立する。</w:delText>
        </w:r>
      </w:del>
    </w:p>
    <w:p w14:paraId="00000015" w14:textId="53768C27" w:rsidR="00AB4509" w:rsidRDefault="00000000">
      <w:pPr>
        <w:ind w:left="850" w:hanging="420"/>
        <w:jc w:val="left"/>
        <w:rPr>
          <w:rFonts w:ascii="MS Mincho" w:eastAsia="MS Mincho" w:hAnsi="MS Mincho" w:cs="MS Mincho"/>
          <w:color w:val="000000"/>
        </w:rPr>
      </w:pPr>
      <w:r>
        <w:rPr>
          <w:rFonts w:ascii="MS Mincho" w:eastAsia="MS Mincho" w:hAnsi="MS Mincho" w:cs="MS Mincho"/>
          <w:color w:val="000000"/>
        </w:rPr>
        <w:t>４　個別契約において本契約と異なる定めがなされたときは、個別契約で定めた事項が優先す</w:t>
      </w:r>
      <w:r w:rsidR="00E52173">
        <w:rPr>
          <w:rFonts w:ascii="MS Mincho" w:eastAsia="MS Mincho" w:hAnsi="MS Mincho" w:cs="MS Mincho" w:hint="eastAsia"/>
          <w:color w:val="000000"/>
        </w:rPr>
        <w:t>る</w:t>
      </w:r>
      <w:r>
        <w:rPr>
          <w:rFonts w:ascii="MS Mincho" w:eastAsia="MS Mincho" w:hAnsi="MS Mincho" w:cs="MS Mincho"/>
          <w:color w:val="000000"/>
        </w:rPr>
        <w:t>。</w:t>
      </w:r>
    </w:p>
    <w:p w14:paraId="00000016" w14:textId="77777777" w:rsidR="00AB4509" w:rsidRDefault="00000000">
      <w:pPr>
        <w:ind w:left="850" w:hanging="420"/>
        <w:jc w:val="left"/>
        <w:rPr>
          <w:rFonts w:ascii="MS Mincho" w:eastAsia="MS Mincho" w:hAnsi="MS Mincho" w:cs="MS Mincho"/>
          <w:color w:val="000000"/>
        </w:rPr>
      </w:pPr>
      <w:bookmarkStart w:id="16" w:name="_30j0zll" w:colFirst="0" w:colLast="0"/>
      <w:bookmarkEnd w:id="16"/>
      <w:r>
        <w:rPr>
          <w:rFonts w:ascii="MS Mincho" w:eastAsia="MS Mincho" w:hAnsi="MS Mincho" w:cs="MS Mincho"/>
          <w:color w:val="000000"/>
        </w:rPr>
        <w:t>５　個別契約が当初の予定から追加または変更となる場合、当該追加または変更に関しては、別途個別契約によって定めるものとする。</w:t>
      </w:r>
    </w:p>
    <w:p w14:paraId="00000017" w14:textId="77777777" w:rsidR="00AB4509" w:rsidRDefault="00AB4509">
      <w:pPr>
        <w:jc w:val="left"/>
        <w:rPr>
          <w:rFonts w:ascii="MS Mincho" w:eastAsia="MS Mincho" w:hAnsi="MS Mincho" w:cs="MS Mincho"/>
          <w:color w:val="000000"/>
        </w:rPr>
      </w:pPr>
    </w:p>
    <w:p w14:paraId="00000018" w14:textId="77777777" w:rsidR="00AB4509" w:rsidRDefault="00000000">
      <w:pPr>
        <w:jc w:val="left"/>
        <w:rPr>
          <w:rFonts w:ascii="MS Mincho" w:eastAsia="MS Mincho" w:hAnsi="MS Mincho" w:cs="MS Mincho"/>
          <w:color w:val="000000"/>
        </w:rPr>
      </w:pPr>
      <w:r>
        <w:rPr>
          <w:rFonts w:ascii="MS Mincho" w:eastAsia="MS Mincho" w:hAnsi="MS Mincho" w:cs="MS Mincho"/>
          <w:color w:val="000000"/>
        </w:rPr>
        <w:t>（適用条項）</w:t>
      </w:r>
    </w:p>
    <w:p w14:paraId="00000019" w14:textId="687C707B" w:rsidR="00AB4509" w:rsidRDefault="00000000">
      <w:pPr>
        <w:jc w:val="left"/>
        <w:rPr>
          <w:rFonts w:ascii="MS Mincho" w:eastAsia="MS Mincho" w:hAnsi="MS Mincho" w:cs="MS Mincho"/>
          <w:color w:val="000000"/>
        </w:rPr>
      </w:pPr>
      <w:r>
        <w:rPr>
          <w:rFonts w:ascii="MS Mincho" w:eastAsia="MS Mincho" w:hAnsi="MS Mincho" w:cs="MS Mincho"/>
          <w:color w:val="000000"/>
        </w:rPr>
        <w:t>第３条　前条</w:t>
      </w:r>
      <w:r w:rsidR="007F0508">
        <w:rPr>
          <w:rFonts w:ascii="MS Mincho" w:eastAsia="MS Mincho" w:hAnsi="MS Mincho" w:cs="MS Mincho" w:hint="eastAsia"/>
          <w:color w:val="000000"/>
        </w:rPr>
        <w:t>３</w:t>
      </w:r>
      <w:r>
        <w:rPr>
          <w:rFonts w:ascii="MS Mincho" w:eastAsia="MS Mincho" w:hAnsi="MS Mincho" w:cs="MS Mincho"/>
          <w:color w:val="000000"/>
        </w:rPr>
        <w:t>項２号による個別契約の契約形態により、本契約の次の条項を適用する。</w:t>
      </w:r>
    </w:p>
    <w:p w14:paraId="0DEF591F" w14:textId="129AA7D6" w:rsidR="00E52173" w:rsidRDefault="00000000" w:rsidP="00E52173">
      <w:pPr>
        <w:ind w:firstLine="420"/>
        <w:jc w:val="left"/>
        <w:rPr>
          <w:ins w:id="17" w:author="森谷 佳子" w:date="2025-12-17T16:53:00Z" w16du:dateUtc="2025-12-17T07:53:00Z"/>
          <w:rFonts w:ascii="MS Mincho" w:eastAsia="MS Mincho" w:hAnsi="MS Mincho" w:cs="MS Mincho"/>
          <w:color w:val="000000"/>
        </w:rPr>
      </w:pPr>
      <w:r>
        <w:rPr>
          <w:rFonts w:ascii="MS Mincho" w:eastAsia="MS Mincho" w:hAnsi="MS Mincho" w:cs="MS Mincho"/>
          <w:color w:val="000000"/>
        </w:rPr>
        <w:t>（１）請負</w:t>
      </w:r>
      <w:r w:rsidR="00BC1E4E">
        <w:rPr>
          <w:rFonts w:ascii="MS Mincho" w:eastAsia="MS Mincho" w:hAnsi="MS Mincho" w:cs="MS Mincho" w:hint="eastAsia"/>
          <w:color w:val="000000"/>
        </w:rPr>
        <w:t>型</w:t>
      </w:r>
      <w:r>
        <w:rPr>
          <w:rFonts w:ascii="MS Mincho" w:eastAsia="MS Mincho" w:hAnsi="MS Mincho" w:cs="MS Mincho"/>
          <w:color w:val="000000"/>
        </w:rPr>
        <w:t>の場合</w:t>
      </w:r>
      <w:r w:rsidR="00BC1E4E">
        <w:rPr>
          <w:rFonts w:ascii="MS Mincho" w:eastAsia="MS Mincho" w:hAnsi="MS Mincho" w:cs="MS Mincho" w:hint="eastAsia"/>
          <w:color w:val="000000"/>
        </w:rPr>
        <w:t>：乙は成果物を完成させる義務を負うものとし、</w:t>
      </w:r>
      <w:r>
        <w:rPr>
          <w:rFonts w:ascii="MS Mincho" w:eastAsia="MS Mincho" w:hAnsi="MS Mincho" w:cs="MS Mincho"/>
          <w:color w:val="000000"/>
        </w:rPr>
        <w:t>第１９条および第２０条を</w:t>
      </w:r>
    </w:p>
    <w:p w14:paraId="0000001A" w14:textId="4231DCC5" w:rsidR="00AB4509" w:rsidRDefault="00000000" w:rsidP="00E52173">
      <w:pPr>
        <w:ind w:firstLineChars="500" w:firstLine="1050"/>
        <w:jc w:val="left"/>
        <w:rPr>
          <w:rFonts w:ascii="MS Mincho" w:eastAsia="MS Mincho" w:hAnsi="MS Mincho" w:cs="MS Mincho"/>
          <w:color w:val="000000"/>
        </w:rPr>
      </w:pPr>
      <w:r>
        <w:rPr>
          <w:rFonts w:ascii="MS Mincho" w:eastAsia="MS Mincho" w:hAnsi="MS Mincho" w:cs="MS Mincho"/>
          <w:color w:val="000000"/>
        </w:rPr>
        <w:t>適用し、第２１条を適用しない。</w:t>
      </w:r>
    </w:p>
    <w:p w14:paraId="2E1D585F" w14:textId="560F42B1" w:rsidR="00E52173" w:rsidRDefault="00000000" w:rsidP="00E52173">
      <w:pPr>
        <w:ind w:firstLine="420"/>
        <w:jc w:val="left"/>
        <w:rPr>
          <w:rFonts w:ascii="MS Mincho" w:eastAsia="MS Mincho" w:hAnsi="MS Mincho" w:cs="MS Mincho"/>
          <w:color w:val="000000"/>
        </w:rPr>
      </w:pPr>
      <w:r>
        <w:rPr>
          <w:rFonts w:ascii="MS Mincho" w:eastAsia="MS Mincho" w:hAnsi="MS Mincho" w:cs="MS Mincho"/>
          <w:color w:val="000000"/>
        </w:rPr>
        <w:t>（２）準委任</w:t>
      </w:r>
      <w:r w:rsidR="00BC1E4E">
        <w:rPr>
          <w:rFonts w:ascii="MS Mincho" w:eastAsia="MS Mincho" w:hAnsi="MS Mincho" w:cs="MS Mincho" w:hint="eastAsia"/>
          <w:color w:val="000000"/>
        </w:rPr>
        <w:t>型</w:t>
      </w:r>
      <w:r>
        <w:rPr>
          <w:rFonts w:ascii="MS Mincho" w:eastAsia="MS Mincho" w:hAnsi="MS Mincho" w:cs="MS Mincho"/>
          <w:color w:val="000000"/>
        </w:rPr>
        <w:t>の場合</w:t>
      </w:r>
      <w:ins w:id="18" w:author="森谷 佳子" w:date="2025-12-17T16:43:00Z" w16du:dateUtc="2025-12-17T07:43:00Z">
        <w:r w:rsidR="00BC1E4E">
          <w:rPr>
            <w:rFonts w:ascii="MS Mincho" w:eastAsia="MS Mincho" w:hAnsi="MS Mincho" w:cs="MS Mincho" w:hint="eastAsia"/>
            <w:color w:val="000000"/>
          </w:rPr>
          <w:t>：</w:t>
        </w:r>
      </w:ins>
      <w:del w:id="19" w:author="森谷 佳子" w:date="2025-12-17T16:43:00Z" w16du:dateUtc="2025-12-17T07:43:00Z">
        <w:r w:rsidDel="00BC1E4E">
          <w:rPr>
            <w:rFonts w:ascii="MS Mincho" w:eastAsia="MS Mincho" w:hAnsi="MS Mincho" w:cs="MS Mincho"/>
            <w:color w:val="000000"/>
          </w:rPr>
          <w:delText>には、</w:delText>
        </w:r>
      </w:del>
      <w:r w:rsidR="00BC1E4E">
        <w:rPr>
          <w:rFonts w:ascii="MS Mincho" w:eastAsia="MS Mincho" w:hAnsi="MS Mincho" w:cs="MS Mincho" w:hint="eastAsia"/>
          <w:color w:val="000000"/>
        </w:rPr>
        <w:t>乙は善良なる管理者の注意をもって業務を遂行する義務を負う</w:t>
      </w:r>
      <w:r w:rsidR="00E52173">
        <w:rPr>
          <w:rFonts w:ascii="MS Mincho" w:eastAsia="MS Mincho" w:hAnsi="MS Mincho" w:cs="MS Mincho" w:hint="eastAsia"/>
          <w:color w:val="000000"/>
        </w:rPr>
        <w:t>ものと</w:t>
      </w:r>
    </w:p>
    <w:p w14:paraId="0000001B" w14:textId="6FC9DC82" w:rsidR="00AB4509" w:rsidRDefault="00E52173" w:rsidP="00E52173">
      <w:pPr>
        <w:ind w:firstLineChars="500" w:firstLine="1050"/>
        <w:jc w:val="left"/>
        <w:rPr>
          <w:rFonts w:ascii="MS Mincho" w:eastAsia="MS Mincho" w:hAnsi="MS Mincho" w:cs="MS Mincho"/>
          <w:color w:val="000000"/>
        </w:rPr>
      </w:pPr>
      <w:r>
        <w:rPr>
          <w:rFonts w:ascii="MS Mincho" w:eastAsia="MS Mincho" w:hAnsi="MS Mincho" w:cs="MS Mincho" w:hint="eastAsia"/>
          <w:color w:val="000000"/>
        </w:rPr>
        <w:t>し、</w:t>
      </w:r>
      <w:r w:rsidR="00BC1E4E">
        <w:rPr>
          <w:rFonts w:ascii="MS Mincho" w:eastAsia="MS Mincho" w:hAnsi="MS Mincho" w:cs="MS Mincho" w:hint="eastAsia"/>
          <w:color w:val="000000"/>
        </w:rPr>
        <w:t>第２１条（業務完了報告）を適用し、</w:t>
      </w:r>
      <w:r w:rsidRPr="002A6CA9">
        <w:rPr>
          <w:rFonts w:ascii="MS Mincho" w:eastAsia="MS Mincho" w:hAnsi="MS Mincho" w:cs="MS Mincho"/>
          <w:color w:val="000000"/>
        </w:rPr>
        <w:t>第１９条および第２０条を</w:t>
      </w:r>
      <w:r>
        <w:rPr>
          <w:rFonts w:ascii="MS Mincho" w:eastAsia="MS Mincho" w:hAnsi="MS Mincho" w:cs="MS Mincho"/>
          <w:color w:val="000000"/>
        </w:rPr>
        <w:t>適用しない。</w:t>
      </w:r>
    </w:p>
    <w:p w14:paraId="0000001C" w14:textId="77777777" w:rsidR="00AB4509" w:rsidRDefault="00AB4509">
      <w:pPr>
        <w:jc w:val="left"/>
        <w:rPr>
          <w:rFonts w:ascii="MS Mincho" w:eastAsia="MS Mincho" w:hAnsi="MS Mincho" w:cs="MS Mincho"/>
          <w:color w:val="000000"/>
        </w:rPr>
      </w:pPr>
    </w:p>
    <w:p w14:paraId="0000001D" w14:textId="61BF67B0" w:rsidR="00AB4509" w:rsidRDefault="00000000">
      <w:pPr>
        <w:jc w:val="left"/>
        <w:rPr>
          <w:rFonts w:ascii="MS Mincho" w:eastAsia="MS Mincho" w:hAnsi="MS Mincho" w:cs="MS Mincho"/>
          <w:color w:val="000000"/>
        </w:rPr>
      </w:pPr>
      <w:bookmarkStart w:id="20" w:name="_1fob9te" w:colFirst="0" w:colLast="0"/>
      <w:bookmarkEnd w:id="20"/>
      <w:r>
        <w:rPr>
          <w:rFonts w:ascii="MS Mincho" w:eastAsia="MS Mincho" w:hAnsi="MS Mincho" w:cs="MS Mincho"/>
          <w:color w:val="000000"/>
        </w:rPr>
        <w:t>（本件業務の履行</w:t>
      </w:r>
      <w:r w:rsidR="00E52173">
        <w:rPr>
          <w:rFonts w:ascii="MS Mincho" w:eastAsia="MS Mincho" w:hAnsi="MS Mincho" w:cs="MS Mincho" w:hint="eastAsia"/>
          <w:color w:val="000000"/>
        </w:rPr>
        <w:t>と善管注意義務</w:t>
      </w:r>
      <w:r>
        <w:rPr>
          <w:rFonts w:ascii="MS Mincho" w:eastAsia="MS Mincho" w:hAnsi="MS Mincho" w:cs="MS Mincho"/>
          <w:color w:val="000000"/>
        </w:rPr>
        <w:t>）</w:t>
      </w:r>
    </w:p>
    <w:p w14:paraId="0000001E" w14:textId="4E806FBE" w:rsidR="00AB4509" w:rsidRDefault="00000000">
      <w:pPr>
        <w:ind w:left="882" w:hanging="840"/>
        <w:rPr>
          <w:rFonts w:ascii="MS Mincho" w:eastAsia="MS Mincho" w:hAnsi="MS Mincho" w:cs="MS Mincho"/>
          <w:color w:val="000000"/>
        </w:rPr>
      </w:pPr>
      <w:r>
        <w:rPr>
          <w:rFonts w:ascii="MS Mincho" w:eastAsia="MS Mincho" w:hAnsi="MS Mincho" w:cs="MS Mincho"/>
          <w:color w:val="000000"/>
        </w:rPr>
        <w:t>第４条　乙は、本契約および</w:t>
      </w:r>
      <w:r w:rsidR="00E52173">
        <w:rPr>
          <w:rFonts w:ascii="MS Mincho" w:eastAsia="MS Mincho" w:hAnsi="MS Mincho" w:cs="MS Mincho" w:hint="eastAsia"/>
          <w:color w:val="000000"/>
        </w:rPr>
        <w:t>個別契約</w:t>
      </w:r>
      <w:r>
        <w:rPr>
          <w:rFonts w:ascii="MS Mincho" w:eastAsia="MS Mincho" w:hAnsi="MS Mincho" w:cs="MS Mincho"/>
          <w:color w:val="000000"/>
        </w:rPr>
        <w:t>に従い、</w:t>
      </w:r>
      <w:r w:rsidR="00E52173">
        <w:rPr>
          <w:rFonts w:ascii="MS Mincho" w:eastAsia="MS Mincho" w:hAnsi="MS Mincho" w:cs="MS Mincho" w:hint="eastAsia"/>
          <w:color w:val="000000"/>
        </w:rPr>
        <w:t>善良なる管理者の注意をもって</w:t>
      </w:r>
      <w:r>
        <w:rPr>
          <w:rFonts w:ascii="MS Mincho" w:eastAsia="MS Mincho" w:hAnsi="MS Mincho" w:cs="MS Mincho"/>
          <w:color w:val="000000"/>
        </w:rPr>
        <w:t>誠実、迅速かつ円滑に本件業務を遂行するものとする。</w:t>
      </w:r>
    </w:p>
    <w:p w14:paraId="0000001F" w14:textId="77777777" w:rsidR="00AB4509" w:rsidRDefault="00000000">
      <w:pPr>
        <w:ind w:left="840" w:hanging="420"/>
        <w:jc w:val="left"/>
        <w:rPr>
          <w:ins w:id="21" w:author="森谷 佳子" w:date="2025-03-21T11:41:00Z" w16du:dateUtc="2025-03-21T02:41:00Z"/>
          <w:rFonts w:ascii="MS Mincho" w:eastAsia="MS Mincho" w:hAnsi="MS Mincho" w:cs="MS Mincho"/>
          <w:color w:val="000000"/>
        </w:rPr>
      </w:pPr>
      <w:r>
        <w:rPr>
          <w:rFonts w:ascii="MS Mincho" w:eastAsia="MS Mincho" w:hAnsi="MS Mincho" w:cs="MS Mincho"/>
          <w:color w:val="000000"/>
        </w:rPr>
        <w:t>２　甲は、乙が本件業務を円滑に履行できるよう、十分な余裕をもって本件業務に関する指示を行うものとする。</w:t>
      </w:r>
    </w:p>
    <w:p w14:paraId="07C59A47" w14:textId="77777777" w:rsidR="005748CD" w:rsidRDefault="005748CD">
      <w:pPr>
        <w:ind w:left="840" w:hanging="420"/>
        <w:jc w:val="left"/>
        <w:rPr>
          <w:rFonts w:ascii="MS Mincho" w:eastAsia="MS Mincho" w:hAnsi="MS Mincho" w:cs="MS Mincho"/>
          <w:color w:val="000000"/>
        </w:rPr>
      </w:pPr>
    </w:p>
    <w:p w14:paraId="00000020" w14:textId="77777777" w:rsidR="00AB4509" w:rsidRDefault="00000000">
      <w:pPr>
        <w:jc w:val="left"/>
        <w:rPr>
          <w:rFonts w:ascii="MS Mincho" w:eastAsia="MS Mincho" w:hAnsi="MS Mincho" w:cs="MS Mincho"/>
        </w:rPr>
      </w:pPr>
      <w:r>
        <w:rPr>
          <w:rFonts w:ascii="MS Mincho" w:eastAsia="MS Mincho" w:hAnsi="MS Mincho" w:cs="MS Mincho"/>
        </w:rPr>
        <w:t>（指揮命令）</w:t>
      </w:r>
    </w:p>
    <w:p w14:paraId="00000021" w14:textId="77777777" w:rsidR="00AB4509" w:rsidRDefault="00000000">
      <w:pPr>
        <w:ind w:left="840" w:hanging="840"/>
        <w:jc w:val="left"/>
        <w:rPr>
          <w:rFonts w:ascii="MS Mincho" w:eastAsia="MS Mincho" w:hAnsi="MS Mincho" w:cs="MS Mincho"/>
        </w:rPr>
      </w:pPr>
      <w:r>
        <w:rPr>
          <w:rFonts w:ascii="MS Mincho" w:eastAsia="MS Mincho" w:hAnsi="MS Mincho" w:cs="MS Mincho"/>
        </w:rPr>
        <w:t>第５条　乙は、本件業務に従事する乙の業務担当者に対し、本件業務の遂行、労働時間、安全衛生管理、企業秩序の維持・確保等に関する一切の指示その他管理を自ら行い、乙の業務担当者の労働条件・処遇等について、使用者として労働関係法規等に定められたすべての責任を負うものとする。</w:t>
      </w:r>
    </w:p>
    <w:p w14:paraId="00000022" w14:textId="77777777" w:rsidR="00AB4509" w:rsidRDefault="00AB4509">
      <w:pPr>
        <w:jc w:val="left"/>
        <w:rPr>
          <w:rFonts w:ascii="MS Mincho" w:eastAsia="MS Mincho" w:hAnsi="MS Mincho" w:cs="MS Mincho"/>
          <w:color w:val="000000"/>
        </w:rPr>
      </w:pPr>
    </w:p>
    <w:p w14:paraId="00000023" w14:textId="77777777" w:rsidR="00AB4509" w:rsidRDefault="00000000">
      <w:pPr>
        <w:jc w:val="left"/>
        <w:rPr>
          <w:rFonts w:ascii="MS Mincho" w:eastAsia="MS Mincho" w:hAnsi="MS Mincho" w:cs="MS Mincho"/>
          <w:color w:val="000000"/>
        </w:rPr>
      </w:pPr>
      <w:r>
        <w:rPr>
          <w:rFonts w:ascii="MS Mincho" w:eastAsia="MS Mincho" w:hAnsi="MS Mincho" w:cs="MS Mincho"/>
          <w:color w:val="000000"/>
        </w:rPr>
        <w:t>（主任担当者）</w:t>
      </w:r>
    </w:p>
    <w:p w14:paraId="00000024" w14:textId="77777777" w:rsidR="00AB4509" w:rsidRDefault="00000000">
      <w:pPr>
        <w:ind w:left="840" w:hanging="840"/>
        <w:rPr>
          <w:rFonts w:ascii="MS Mincho" w:eastAsia="MS Mincho" w:hAnsi="MS Mincho" w:cs="MS Mincho"/>
          <w:color w:val="000000"/>
        </w:rPr>
      </w:pPr>
      <w:r>
        <w:rPr>
          <w:rFonts w:ascii="MS Mincho" w:eastAsia="MS Mincho" w:hAnsi="MS Mincho" w:cs="MS Mincho"/>
          <w:color w:val="000000"/>
        </w:rPr>
        <w:t>第６条　甲および乙は、個別契約ごとに主任担当者を定め、書面または電子メールによって相手方に通知するものとする。主任担当者の変更を行う場合も同様とする。</w:t>
      </w:r>
    </w:p>
    <w:p w14:paraId="00000025" w14:textId="77777777" w:rsidR="00AB4509" w:rsidRDefault="00000000">
      <w:pPr>
        <w:ind w:left="840" w:hanging="420"/>
        <w:rPr>
          <w:rFonts w:ascii="MS Mincho" w:eastAsia="MS Mincho" w:hAnsi="MS Mincho" w:cs="MS Mincho"/>
          <w:color w:val="000000"/>
        </w:rPr>
      </w:pPr>
      <w:r>
        <w:rPr>
          <w:rFonts w:ascii="MS Mincho" w:eastAsia="MS Mincho" w:hAnsi="MS Mincho" w:cs="MS Mincho"/>
          <w:color w:val="000000"/>
        </w:rPr>
        <w:t>２　甲および乙は、業務遂行に関する相手方からの要請、指示等の受理および相手方への依頼、その他相手方との連絡、確認等は主任担当者を通じて行うものとする。</w:t>
      </w:r>
    </w:p>
    <w:p w14:paraId="00000026" w14:textId="77777777" w:rsidR="00AB4509" w:rsidRDefault="00AB4509">
      <w:pPr>
        <w:rPr>
          <w:rFonts w:ascii="MS Mincho" w:eastAsia="MS Mincho" w:hAnsi="MS Mincho" w:cs="MS Mincho"/>
          <w:color w:val="000000"/>
        </w:rPr>
      </w:pPr>
    </w:p>
    <w:p w14:paraId="00000027" w14:textId="77777777" w:rsidR="00AB4509" w:rsidRDefault="00000000">
      <w:pPr>
        <w:rPr>
          <w:rFonts w:ascii="MS Mincho" w:eastAsia="MS Mincho" w:hAnsi="MS Mincho" w:cs="MS Mincho"/>
          <w:color w:val="000000"/>
        </w:rPr>
      </w:pPr>
      <w:r>
        <w:rPr>
          <w:rFonts w:ascii="MS Mincho" w:eastAsia="MS Mincho" w:hAnsi="MS Mincho" w:cs="MS Mincho"/>
          <w:color w:val="000000"/>
        </w:rPr>
        <w:lastRenderedPageBreak/>
        <w:t>（連絡協議会）</w:t>
      </w:r>
    </w:p>
    <w:p w14:paraId="00000028" w14:textId="77777777" w:rsidR="00AB4509" w:rsidRDefault="00000000">
      <w:pPr>
        <w:ind w:left="840" w:hanging="840"/>
        <w:rPr>
          <w:rFonts w:ascii="MS Mincho" w:eastAsia="MS Mincho" w:hAnsi="MS Mincho" w:cs="MS Mincho"/>
          <w:color w:val="000000"/>
        </w:rPr>
      </w:pPr>
      <w:r>
        <w:rPr>
          <w:rFonts w:ascii="MS Mincho" w:eastAsia="MS Mincho" w:hAnsi="MS Mincho" w:cs="MS Mincho"/>
          <w:color w:val="000000"/>
        </w:rPr>
        <w:t>第７条　甲および乙は、個別契約による作業期間においては、その進捗状況、リスクの管理および報告、問題点の協議および解決その他本件業務が円滑に遂行できるよう必要な事項を協議するため、連絡協議会を開催するものとする。</w:t>
      </w:r>
    </w:p>
    <w:p w14:paraId="00000029" w14:textId="77777777" w:rsidR="00AB4509" w:rsidRDefault="00000000">
      <w:pPr>
        <w:ind w:left="840" w:hanging="420"/>
        <w:rPr>
          <w:rFonts w:ascii="MS Mincho" w:eastAsia="MS Mincho" w:hAnsi="MS Mincho" w:cs="MS Mincho"/>
          <w:color w:val="000000"/>
        </w:rPr>
      </w:pPr>
      <w:r>
        <w:rPr>
          <w:rFonts w:ascii="MS Mincho" w:eastAsia="MS Mincho" w:hAnsi="MS Mincho" w:cs="MS Mincho"/>
          <w:color w:val="000000"/>
        </w:rPr>
        <w:t>２　甲および乙は、相手方から連絡協議会の開催を求められた場合、これに応じるものとする。</w:t>
      </w:r>
    </w:p>
    <w:p w14:paraId="0000002A" w14:textId="77777777" w:rsidR="00AB4509" w:rsidRDefault="00000000">
      <w:pPr>
        <w:ind w:right="132" w:firstLine="420"/>
        <w:rPr>
          <w:rFonts w:ascii="MS Mincho" w:eastAsia="MS Mincho" w:hAnsi="MS Mincho" w:cs="MS Mincho"/>
          <w:color w:val="000000"/>
        </w:rPr>
      </w:pPr>
      <w:r>
        <w:rPr>
          <w:rFonts w:ascii="MS Mincho" w:eastAsia="MS Mincho" w:hAnsi="MS Mincho" w:cs="MS Mincho"/>
          <w:color w:val="000000"/>
        </w:rPr>
        <w:t>３　連絡協議会には、甲乙双方の主任担当者および主任担当者が適当と認める者が出席する。</w:t>
      </w:r>
    </w:p>
    <w:p w14:paraId="0000002B" w14:textId="77777777" w:rsidR="00AB4509" w:rsidRDefault="00000000">
      <w:pPr>
        <w:ind w:left="840" w:right="132" w:hanging="420"/>
        <w:rPr>
          <w:rFonts w:ascii="MS Mincho" w:eastAsia="MS Mincho" w:hAnsi="MS Mincho" w:cs="MS Mincho"/>
          <w:color w:val="000000"/>
        </w:rPr>
      </w:pPr>
      <w:r>
        <w:rPr>
          <w:rFonts w:ascii="MS Mincho" w:eastAsia="MS Mincho" w:hAnsi="MS Mincho" w:cs="MS Mincho"/>
          <w:color w:val="000000"/>
        </w:rPr>
        <w:t>４　甲および乙は、本件業務の遂行に関し連絡協議会で決定された事項について、これに従わなければならない。</w:t>
      </w:r>
    </w:p>
    <w:p w14:paraId="0000002C" w14:textId="77777777" w:rsidR="00AB4509" w:rsidRDefault="00AB4509">
      <w:pPr>
        <w:jc w:val="left"/>
        <w:rPr>
          <w:rFonts w:ascii="MS Mincho" w:eastAsia="MS Mincho" w:hAnsi="MS Mincho" w:cs="MS Mincho"/>
          <w:color w:val="000000"/>
        </w:rPr>
      </w:pPr>
    </w:p>
    <w:p w14:paraId="0000002D" w14:textId="77777777" w:rsidR="00AB4509" w:rsidRDefault="00000000">
      <w:pPr>
        <w:jc w:val="left"/>
        <w:rPr>
          <w:rFonts w:ascii="MS Mincho" w:eastAsia="MS Mincho" w:hAnsi="MS Mincho" w:cs="MS Mincho"/>
        </w:rPr>
      </w:pPr>
      <w:bookmarkStart w:id="22" w:name="_3znysh7" w:colFirst="0" w:colLast="0"/>
      <w:bookmarkEnd w:id="22"/>
      <w:r>
        <w:rPr>
          <w:rFonts w:ascii="MS Mincho" w:eastAsia="MS Mincho" w:hAnsi="MS Mincho" w:cs="MS Mincho"/>
        </w:rPr>
        <w:t>（資料等の提供）</w:t>
      </w:r>
    </w:p>
    <w:p w14:paraId="0000002E" w14:textId="77777777" w:rsidR="00AB4509" w:rsidRDefault="00000000">
      <w:pPr>
        <w:ind w:left="840" w:hanging="840"/>
        <w:jc w:val="left"/>
        <w:rPr>
          <w:rFonts w:ascii="MS Mincho" w:eastAsia="MS Mincho" w:hAnsi="MS Mincho" w:cs="MS Mincho"/>
        </w:rPr>
      </w:pPr>
      <w:r>
        <w:rPr>
          <w:rFonts w:ascii="MS Mincho" w:eastAsia="MS Mincho" w:hAnsi="MS Mincho" w:cs="MS Mincho"/>
        </w:rPr>
        <w:t>第８条　甲は、本件業務を遂行するために必要な資料等について、乙から要請された場合には、乙へ当該資料等を速やかに提供するものとする。</w:t>
      </w:r>
    </w:p>
    <w:p w14:paraId="0000002F" w14:textId="77777777" w:rsidR="00AB4509" w:rsidRDefault="00000000">
      <w:pPr>
        <w:ind w:left="840" w:hanging="840"/>
        <w:jc w:val="left"/>
        <w:rPr>
          <w:rFonts w:ascii="MS Mincho" w:eastAsia="MS Mincho" w:hAnsi="MS Mincho" w:cs="MS Mincho"/>
        </w:rPr>
      </w:pPr>
      <w:r>
        <w:rPr>
          <w:rFonts w:ascii="MS Mincho" w:eastAsia="MS Mincho" w:hAnsi="MS Mincho" w:cs="MS Mincho"/>
        </w:rPr>
        <w:t xml:space="preserve">　　２　乙は前項により提供された資料等を善良なる管理者の注意義務をもって取扱い、また本件業務の履行以外の目的で使用してはならない。</w:t>
      </w:r>
    </w:p>
    <w:p w14:paraId="00000030" w14:textId="77777777" w:rsidR="00AB4509" w:rsidRDefault="00000000">
      <w:pPr>
        <w:ind w:left="840" w:hanging="840"/>
        <w:jc w:val="left"/>
        <w:rPr>
          <w:rFonts w:ascii="MS Mincho" w:eastAsia="MS Mincho" w:hAnsi="MS Mincho" w:cs="MS Mincho"/>
        </w:rPr>
      </w:pPr>
      <w:r>
        <w:rPr>
          <w:rFonts w:ascii="MS Mincho" w:eastAsia="MS Mincho" w:hAnsi="MS Mincho" w:cs="MS Mincho"/>
        </w:rPr>
        <w:t xml:space="preserve">　　３　乙は、前１項の資料等を本件業務の遂行上必要な範囲内で複製または改変することができる。</w:t>
      </w:r>
    </w:p>
    <w:p w14:paraId="00000031" w14:textId="77777777" w:rsidR="00AB4509" w:rsidRDefault="00000000">
      <w:pPr>
        <w:ind w:left="840" w:hanging="840"/>
        <w:jc w:val="left"/>
        <w:rPr>
          <w:rFonts w:ascii="MS Mincho" w:eastAsia="MS Mincho" w:hAnsi="MS Mincho" w:cs="MS Mincho"/>
          <w:color w:val="000000"/>
        </w:rPr>
      </w:pPr>
      <w:r>
        <w:rPr>
          <w:rFonts w:ascii="MS Mincho" w:eastAsia="MS Mincho" w:hAnsi="MS Mincho" w:cs="MS Mincho"/>
        </w:rPr>
        <w:t xml:space="preserve">　　４　甲が前１項に基づき乙に提供する資料等の内容誤り、または甲の提供遅延によって生じる乙の</w:t>
      </w:r>
      <w:r>
        <w:rPr>
          <w:rFonts w:ascii="MS Mincho" w:eastAsia="MS Mincho" w:hAnsi="MS Mincho" w:cs="MS Mincho"/>
          <w:color w:val="000000"/>
        </w:rPr>
        <w:t>本件業務の履行遅滞、成果物の契約不適合等の結果については、乙はその責を免れるものとする。</w:t>
      </w:r>
    </w:p>
    <w:p w14:paraId="00000032" w14:textId="77777777" w:rsidR="00AB4509" w:rsidRDefault="00000000">
      <w:pPr>
        <w:ind w:left="840" w:hanging="840"/>
        <w:jc w:val="left"/>
        <w:rPr>
          <w:rFonts w:ascii="MS Mincho" w:eastAsia="MS Mincho" w:hAnsi="MS Mincho" w:cs="MS Mincho"/>
        </w:rPr>
      </w:pPr>
      <w:r>
        <w:rPr>
          <w:rFonts w:ascii="MS Mincho" w:eastAsia="MS Mincho" w:hAnsi="MS Mincho" w:cs="MS Mincho"/>
        </w:rPr>
        <w:t xml:space="preserve">　　５　本件業務が終了した場合には、乙は、甲から提供された資料等（複製等を含む）を速やかに甲に返還または甲の指示に従って処置するものとする。</w:t>
      </w:r>
    </w:p>
    <w:p w14:paraId="00000033" w14:textId="77777777" w:rsidR="00AB4509" w:rsidRDefault="00AB4509">
      <w:pPr>
        <w:jc w:val="left"/>
        <w:rPr>
          <w:rFonts w:ascii="MS Mincho" w:eastAsia="MS Mincho" w:hAnsi="MS Mincho" w:cs="MS Mincho"/>
        </w:rPr>
      </w:pPr>
    </w:p>
    <w:p w14:paraId="00000034" w14:textId="77777777" w:rsidR="00AB4509" w:rsidRDefault="00000000">
      <w:pPr>
        <w:jc w:val="left"/>
        <w:rPr>
          <w:rFonts w:ascii="MS Mincho" w:eastAsia="MS Mincho" w:hAnsi="MS Mincho" w:cs="MS Mincho"/>
        </w:rPr>
      </w:pPr>
      <w:r>
        <w:rPr>
          <w:rFonts w:ascii="MS Mincho" w:eastAsia="MS Mincho" w:hAnsi="MS Mincho" w:cs="MS Mincho"/>
        </w:rPr>
        <w:t>（作業環境の提供）</w:t>
      </w:r>
    </w:p>
    <w:p w14:paraId="00000035" w14:textId="77777777" w:rsidR="00AB4509" w:rsidRDefault="00000000">
      <w:pPr>
        <w:ind w:left="840" w:hanging="840"/>
        <w:rPr>
          <w:rFonts w:ascii="MS Mincho" w:eastAsia="MS Mincho" w:hAnsi="MS Mincho" w:cs="MS Mincho"/>
        </w:rPr>
      </w:pPr>
      <w:r>
        <w:rPr>
          <w:rFonts w:ascii="MS Mincho" w:eastAsia="MS Mincho" w:hAnsi="MS Mincho" w:cs="MS Mincho"/>
        </w:rPr>
        <w:t>第９条　甲は、本件業務の遂行のために必要なソフトウェアおよびハードウェア（以下「作業環境」という）を、乙に提供することができるものとし、作業環境の提供に関する詳細条件は、個別契約で定める。</w:t>
      </w:r>
    </w:p>
    <w:p w14:paraId="00000036" w14:textId="77777777" w:rsidR="00AB4509" w:rsidRDefault="00000000">
      <w:pPr>
        <w:ind w:left="840" w:right="132" w:hanging="420"/>
        <w:rPr>
          <w:rFonts w:ascii="MS Mincho" w:eastAsia="MS Mincho" w:hAnsi="MS Mincho" w:cs="MS Mincho"/>
        </w:rPr>
      </w:pPr>
      <w:r>
        <w:rPr>
          <w:rFonts w:ascii="MS Mincho" w:eastAsia="MS Mincho" w:hAnsi="MS Mincho" w:cs="MS Mincho"/>
        </w:rPr>
        <w:t>２　乙は、甲の指示に従い作業環境を使用するものとし、また本件業務の履行以外の目的で使用してはならない。</w:t>
      </w:r>
    </w:p>
    <w:p w14:paraId="00000037" w14:textId="77777777" w:rsidR="00AB4509" w:rsidRDefault="00000000">
      <w:pPr>
        <w:ind w:left="840" w:right="132" w:hanging="420"/>
        <w:rPr>
          <w:rFonts w:ascii="MS Mincho" w:eastAsia="MS Mincho" w:hAnsi="MS Mincho" w:cs="MS Mincho"/>
        </w:rPr>
      </w:pPr>
      <w:r>
        <w:rPr>
          <w:rFonts w:ascii="MS Mincho" w:eastAsia="MS Mincho" w:hAnsi="MS Mincho" w:cs="MS Mincho"/>
        </w:rPr>
        <w:t>３　本件業務が終了もしくは甲が指示した場合には、乙は、甲から提供された作業環境を速やかに甲に返還するものとする。</w:t>
      </w:r>
    </w:p>
    <w:p w14:paraId="00000038" w14:textId="77777777" w:rsidR="00AB4509" w:rsidRDefault="00AB4509">
      <w:pPr>
        <w:jc w:val="left"/>
        <w:rPr>
          <w:rFonts w:ascii="MS Mincho" w:eastAsia="MS Mincho" w:hAnsi="MS Mincho" w:cs="MS Mincho"/>
        </w:rPr>
      </w:pPr>
    </w:p>
    <w:p w14:paraId="00000039" w14:textId="77777777" w:rsidR="00AB4509" w:rsidRDefault="00000000">
      <w:pPr>
        <w:jc w:val="left"/>
        <w:rPr>
          <w:rFonts w:ascii="MS Mincho" w:eastAsia="MS Mincho" w:hAnsi="MS Mincho" w:cs="MS Mincho"/>
        </w:rPr>
      </w:pPr>
      <w:bookmarkStart w:id="23" w:name="_2et92p0" w:colFirst="0" w:colLast="0"/>
      <w:bookmarkEnd w:id="23"/>
      <w:r>
        <w:rPr>
          <w:rFonts w:ascii="MS Mincho" w:eastAsia="MS Mincho" w:hAnsi="MS Mincho" w:cs="MS Mincho"/>
        </w:rPr>
        <w:t>（作業場所の提供）</w:t>
      </w:r>
    </w:p>
    <w:p w14:paraId="0000003A" w14:textId="77777777" w:rsidR="00AB4509" w:rsidRDefault="00000000">
      <w:pPr>
        <w:ind w:left="1050" w:hanging="1050"/>
        <w:jc w:val="left"/>
        <w:rPr>
          <w:rFonts w:ascii="MS Mincho" w:eastAsia="MS Mincho" w:hAnsi="MS Mincho" w:cs="MS Mincho"/>
        </w:rPr>
      </w:pPr>
      <w:r>
        <w:rPr>
          <w:rFonts w:ascii="MS Mincho" w:eastAsia="MS Mincho" w:hAnsi="MS Mincho" w:cs="MS Mincho"/>
        </w:rPr>
        <w:t>第１０条　甲は、乙に対して、甲または甲の顧客の事務所等の一部を作業場所として提供することができる。この場合、乙は、乙の主任担当者の指揮命令下におい</w:t>
      </w:r>
      <w:r>
        <w:rPr>
          <w:rFonts w:ascii="MS Mincho" w:eastAsia="MS Mincho" w:hAnsi="MS Mincho" w:cs="MS Mincho"/>
          <w:color w:val="000000"/>
        </w:rPr>
        <w:t>て業務担当者に本件業</w:t>
      </w:r>
      <w:r>
        <w:rPr>
          <w:rFonts w:ascii="MS Mincho" w:eastAsia="MS Mincho" w:hAnsi="MS Mincho" w:cs="MS Mincho"/>
        </w:rPr>
        <w:t>務を遂行させるものとし、また甲の指示に従い、館内規則等を遵守させるものとする。</w:t>
      </w:r>
    </w:p>
    <w:p w14:paraId="0000003B" w14:textId="77777777" w:rsidR="00AB4509" w:rsidRDefault="00AB4509">
      <w:pPr>
        <w:jc w:val="left"/>
        <w:rPr>
          <w:rFonts w:ascii="MS Mincho" w:eastAsia="MS Mincho" w:hAnsi="MS Mincho" w:cs="MS Mincho"/>
        </w:rPr>
      </w:pPr>
    </w:p>
    <w:p w14:paraId="0000003C" w14:textId="77777777" w:rsidR="00AB4509" w:rsidRDefault="00000000">
      <w:pPr>
        <w:jc w:val="left"/>
        <w:rPr>
          <w:rFonts w:ascii="MS Mincho" w:eastAsia="MS Mincho" w:hAnsi="MS Mincho" w:cs="MS Mincho"/>
        </w:rPr>
      </w:pPr>
      <w:r>
        <w:rPr>
          <w:rFonts w:ascii="MS Mincho" w:eastAsia="MS Mincho" w:hAnsi="MS Mincho" w:cs="MS Mincho"/>
        </w:rPr>
        <w:t>(再委託)</w:t>
      </w:r>
    </w:p>
    <w:p w14:paraId="0000003D" w14:textId="77777777" w:rsidR="00AB4509" w:rsidRDefault="00000000">
      <w:pPr>
        <w:ind w:left="1050" w:hanging="1050"/>
        <w:jc w:val="left"/>
        <w:rPr>
          <w:rFonts w:ascii="MS Mincho" w:eastAsia="MS Mincho" w:hAnsi="MS Mincho" w:cs="MS Mincho"/>
          <w:strike/>
        </w:rPr>
      </w:pPr>
      <w:r>
        <w:rPr>
          <w:rFonts w:ascii="MS Mincho" w:eastAsia="MS Mincho" w:hAnsi="MS Mincho" w:cs="MS Mincho"/>
        </w:rPr>
        <w:t>第１１条　乙は、甲の事前承諾がある場合に限り、本件業務の全部または一部を第三者に再委託することができる。</w:t>
      </w:r>
    </w:p>
    <w:p w14:paraId="0000003E" w14:textId="77777777" w:rsidR="00AB4509" w:rsidRDefault="00000000">
      <w:pPr>
        <w:ind w:left="1050" w:hanging="1050"/>
        <w:jc w:val="left"/>
        <w:rPr>
          <w:rFonts w:ascii="MS Mincho" w:eastAsia="MS Mincho" w:hAnsi="MS Mincho" w:cs="MS Mincho"/>
        </w:rPr>
      </w:pPr>
      <w:r>
        <w:rPr>
          <w:rFonts w:ascii="MS Mincho" w:eastAsia="MS Mincho" w:hAnsi="MS Mincho" w:cs="MS Mincho"/>
        </w:rPr>
        <w:t xml:space="preserve">　　　２　乙が前項により第三者に再委託する場合、本契約および個別契約の乙の甲に対する義務と同様の義務を再委託先に負わせるものとし、再委託先の行為および結果について、一切の責任を負うものとする。</w:t>
      </w:r>
    </w:p>
    <w:p w14:paraId="0000003F"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rPr>
        <w:t xml:space="preserve">　　</w:t>
      </w:r>
      <w:r>
        <w:rPr>
          <w:rFonts w:ascii="MS Mincho" w:eastAsia="MS Mincho" w:hAnsi="MS Mincho" w:cs="MS Mincho"/>
          <w:color w:val="000000"/>
        </w:rPr>
        <w:t xml:space="preserve">　３　前項にかかわらず、甲の指示によって再委託先が選任された場合は、乙は当該再委託先の監督責任のみ負うものとする。</w:t>
      </w:r>
    </w:p>
    <w:p w14:paraId="00000040" w14:textId="77777777" w:rsidR="00AB4509" w:rsidRDefault="00AB4509">
      <w:pPr>
        <w:jc w:val="left"/>
        <w:rPr>
          <w:rFonts w:ascii="MS Mincho" w:eastAsia="MS Mincho" w:hAnsi="MS Mincho" w:cs="MS Mincho"/>
          <w:color w:val="000000"/>
        </w:rPr>
      </w:pPr>
    </w:p>
    <w:p w14:paraId="00000041" w14:textId="77777777" w:rsidR="00AB4509" w:rsidRDefault="00000000">
      <w:pPr>
        <w:jc w:val="left"/>
        <w:rPr>
          <w:rFonts w:ascii="MS Mincho" w:eastAsia="MS Mincho" w:hAnsi="MS Mincho" w:cs="MS Mincho"/>
          <w:color w:val="000000"/>
        </w:rPr>
      </w:pPr>
      <w:r>
        <w:rPr>
          <w:rFonts w:ascii="MS Mincho" w:eastAsia="MS Mincho" w:hAnsi="MS Mincho" w:cs="MS Mincho"/>
          <w:color w:val="000000"/>
        </w:rPr>
        <w:t>（第三者ソフトウェアの利用）</w:t>
      </w:r>
    </w:p>
    <w:p w14:paraId="00000042" w14:textId="77777777" w:rsidR="00AB4509" w:rsidRDefault="00000000">
      <w:pPr>
        <w:ind w:left="1050" w:hanging="1050"/>
        <w:rPr>
          <w:rFonts w:ascii="MS Mincho" w:eastAsia="MS Mincho" w:hAnsi="MS Mincho" w:cs="MS Mincho"/>
          <w:color w:val="000000"/>
        </w:rPr>
      </w:pPr>
      <w:r>
        <w:rPr>
          <w:rFonts w:ascii="MS Mincho" w:eastAsia="MS Mincho" w:hAnsi="MS Mincho" w:cs="MS Mincho"/>
          <w:color w:val="000000"/>
        </w:rPr>
        <w:t>第１２条　乙が本件業務を遂行するにあたり、第三者が権利を有するソフトウェアの利用が必要となるときは、甲および乙は、その取扱いについて協議し、甲または乙と当該第三者との間でライセンス契約の締結等、必要な措置を講ずるものとする。</w:t>
      </w:r>
    </w:p>
    <w:p w14:paraId="00000043" w14:textId="77777777" w:rsidR="00AB4509" w:rsidRDefault="00AB4509">
      <w:pPr>
        <w:jc w:val="left"/>
        <w:rPr>
          <w:rFonts w:ascii="MS Mincho" w:eastAsia="MS Mincho" w:hAnsi="MS Mincho" w:cs="MS Mincho"/>
          <w:color w:val="000000"/>
        </w:rPr>
      </w:pPr>
    </w:p>
    <w:p w14:paraId="00000044" w14:textId="77777777" w:rsidR="00AB4509" w:rsidRDefault="00000000">
      <w:pPr>
        <w:jc w:val="left"/>
        <w:rPr>
          <w:rFonts w:ascii="MS Mincho" w:eastAsia="MS Mincho" w:hAnsi="MS Mincho" w:cs="MS Mincho"/>
          <w:color w:val="000000"/>
        </w:rPr>
      </w:pPr>
      <w:r>
        <w:rPr>
          <w:rFonts w:ascii="MS Mincho" w:eastAsia="MS Mincho" w:hAnsi="MS Mincho" w:cs="MS Mincho"/>
          <w:color w:val="000000"/>
        </w:rPr>
        <w:t>（特許権等）</w:t>
      </w:r>
    </w:p>
    <w:p w14:paraId="00000045"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第１３条　本件業務を遂行する過程で、特許権その他の知的財産権およびノウハウに関する権利（以下「特許権等」という）を伴う発明、考案等を行った場合、当該特許権等は、当該発明等</w:t>
      </w:r>
      <w:r>
        <w:rPr>
          <w:rFonts w:ascii="MS Mincho" w:eastAsia="MS Mincho" w:hAnsi="MS Mincho" w:cs="MS Mincho"/>
          <w:color w:val="000000"/>
        </w:rPr>
        <w:lastRenderedPageBreak/>
        <w:t>を行った者が属する当事者に帰属する。</w:t>
      </w:r>
    </w:p>
    <w:p w14:paraId="00000046"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 xml:space="preserve">　　　２　甲および乙が共同で行った発明等から生じた特許権等については、甲乙共有とし、持分は協議によって定めるものとする。この場合、甲および乙は、共有に係る特許権等について、それぞれ相手方の同意および相手方への対価の支払いなしに自ら実施し、または第三者に対し通常実施権を許諾することができる。</w:t>
      </w:r>
    </w:p>
    <w:p w14:paraId="00000047"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 xml:space="preserve">　　　３　乙は、前１項に基づき特許権等を有することとなる場合、甲に対し、甲が本契約および個別契約に基づき成果物を使用するのに必要な範囲について、当該特許権等の通常実施権を許諾する。</w:t>
      </w:r>
    </w:p>
    <w:p w14:paraId="00000048" w14:textId="77777777" w:rsidR="00AB4509" w:rsidRDefault="00000000">
      <w:pPr>
        <w:ind w:left="1050" w:hanging="1050"/>
        <w:jc w:val="left"/>
        <w:rPr>
          <w:rFonts w:ascii="MS Mincho" w:eastAsia="MS Mincho" w:hAnsi="MS Mincho" w:cs="MS Mincho"/>
        </w:rPr>
      </w:pPr>
      <w:r>
        <w:rPr>
          <w:rFonts w:ascii="MS Mincho" w:eastAsia="MS Mincho" w:hAnsi="MS Mincho" w:cs="MS Mincho"/>
          <w:color w:val="000000"/>
        </w:rPr>
        <w:t xml:space="preserve">　　　４　甲および乙は、前２項、前項に基づき相手方と共</w:t>
      </w:r>
      <w:r>
        <w:rPr>
          <w:rFonts w:ascii="MS Mincho" w:eastAsia="MS Mincho" w:hAnsi="MS Mincho" w:cs="MS Mincho"/>
        </w:rPr>
        <w:t>有し、または相手方に通常実施権を許諾する特許権等について、必要となる職務発明に関する特許権等の取得または承継の手続を履践する。</w:t>
      </w:r>
    </w:p>
    <w:p w14:paraId="00000049" w14:textId="77777777" w:rsidR="00AB4509" w:rsidRDefault="00000000">
      <w:pPr>
        <w:ind w:left="1050" w:hanging="420"/>
        <w:jc w:val="left"/>
        <w:rPr>
          <w:rFonts w:ascii="MS Mincho" w:eastAsia="MS Mincho" w:hAnsi="MS Mincho" w:cs="MS Mincho"/>
        </w:rPr>
      </w:pPr>
      <w:r>
        <w:rPr>
          <w:rFonts w:ascii="MS Mincho" w:eastAsia="MS Mincho" w:hAnsi="MS Mincho" w:cs="MS Mincho"/>
        </w:rPr>
        <w:t>５　乙は、従前より保有する特許権等を成果物に適用した場合、甲に対し、甲が成果物を使用するのに必要な範囲について、当該特許権等の通常実施権を許諾する。なお、かかる許諾の対価は、別途協議によって定める。</w:t>
      </w:r>
    </w:p>
    <w:p w14:paraId="0000004A" w14:textId="77777777" w:rsidR="00AB4509" w:rsidRDefault="00AB4509">
      <w:pPr>
        <w:jc w:val="left"/>
        <w:rPr>
          <w:rFonts w:ascii="MS Mincho" w:eastAsia="MS Mincho" w:hAnsi="MS Mincho" w:cs="MS Mincho"/>
        </w:rPr>
      </w:pPr>
    </w:p>
    <w:p w14:paraId="0000004B" w14:textId="77777777" w:rsidR="00AB4509" w:rsidRDefault="00000000">
      <w:pPr>
        <w:jc w:val="left"/>
        <w:rPr>
          <w:rFonts w:ascii="MS Mincho" w:eastAsia="MS Mincho" w:hAnsi="MS Mincho" w:cs="MS Mincho"/>
        </w:rPr>
      </w:pPr>
      <w:r>
        <w:rPr>
          <w:rFonts w:ascii="MS Mincho" w:eastAsia="MS Mincho" w:hAnsi="MS Mincho" w:cs="MS Mincho"/>
        </w:rPr>
        <w:t>（著作権等）</w:t>
      </w:r>
    </w:p>
    <w:p w14:paraId="0000004C" w14:textId="17F863A5" w:rsidR="00AB4509" w:rsidRDefault="00000000" w:rsidP="002B76D0">
      <w:pPr>
        <w:ind w:left="1050" w:hanging="1050"/>
        <w:jc w:val="left"/>
        <w:rPr>
          <w:rFonts w:ascii="MS Mincho" w:eastAsia="MS Mincho" w:hAnsi="MS Mincho" w:cs="MS Mincho"/>
        </w:rPr>
      </w:pPr>
      <w:r>
        <w:rPr>
          <w:rFonts w:ascii="MS Mincho" w:eastAsia="MS Mincho" w:hAnsi="MS Mincho" w:cs="MS Mincho"/>
        </w:rPr>
        <w:t>第１４条　成果物に関する著作権（著作権法第２７条および第２８条の権利を含む）は、</w:t>
      </w:r>
      <w:r w:rsidRPr="00024F81">
        <w:rPr>
          <w:rFonts w:ascii="MS Mincho" w:eastAsia="MS Mincho" w:hAnsi="MS Mincho" w:cs="MS Mincho"/>
        </w:rPr>
        <w:t>乙または第三者が従前から保有していた著作物</w:t>
      </w:r>
      <w:r>
        <w:rPr>
          <w:rFonts w:ascii="MS Mincho" w:eastAsia="MS Mincho" w:hAnsi="MS Mincho" w:cs="MS Mincho"/>
        </w:rPr>
        <w:t>の著作権を除き、</w:t>
      </w:r>
      <w:r w:rsidR="00E52173">
        <w:rPr>
          <w:rFonts w:ascii="MS Mincho" w:eastAsia="MS Mincho" w:hAnsi="MS Mincho" w:cs="MS Mincho" w:hint="eastAsia"/>
        </w:rPr>
        <w:t>検収完了または業務完了報告の承認時に乙から甲に移転し、</w:t>
      </w:r>
      <w:r>
        <w:rPr>
          <w:rFonts w:ascii="MS Mincho" w:eastAsia="MS Mincho" w:hAnsi="MS Mincho" w:cs="MS Mincho"/>
        </w:rPr>
        <w:t>甲に帰属する。</w:t>
      </w:r>
    </w:p>
    <w:p w14:paraId="0000004D" w14:textId="3B0C49ED" w:rsidR="00AB4509" w:rsidRDefault="00000000">
      <w:pPr>
        <w:ind w:left="1050" w:hanging="420"/>
        <w:jc w:val="left"/>
        <w:rPr>
          <w:rFonts w:ascii="MS Mincho" w:eastAsia="MS Mincho" w:hAnsi="MS Mincho" w:cs="MS Mincho"/>
        </w:rPr>
      </w:pPr>
      <w:r>
        <w:rPr>
          <w:rFonts w:ascii="MS Mincho" w:eastAsia="MS Mincho" w:hAnsi="MS Mincho" w:cs="MS Mincho"/>
        </w:rPr>
        <w:t>２　乙が著作権を有するものについて、乙は甲に対し、甲が本契約および個別契約に基づき成果物を使用</w:t>
      </w:r>
      <w:r w:rsidR="002B76D0">
        <w:rPr>
          <w:rFonts w:ascii="MS Mincho" w:eastAsia="MS Mincho" w:hAnsi="MS Mincho" w:cs="MS Mincho" w:hint="eastAsia"/>
        </w:rPr>
        <w:t>（</w:t>
      </w:r>
      <w:r w:rsidR="002B76D0" w:rsidRPr="002B76D0">
        <w:rPr>
          <w:rFonts w:ascii="MS Mincho" w:eastAsia="MS Mincho" w:hAnsi="MS Mincho" w:cs="MS Mincho" w:hint="eastAsia"/>
        </w:rPr>
        <w:t>複製、改変、保守、運用、第三者への再委託</w:t>
      </w:r>
      <w:r w:rsidR="002B76D0">
        <w:rPr>
          <w:rFonts w:ascii="MS Mincho" w:eastAsia="MS Mincho" w:hAnsi="MS Mincho" w:cs="MS Mincho" w:hint="eastAsia"/>
        </w:rPr>
        <w:t>）</w:t>
      </w:r>
      <w:r>
        <w:rPr>
          <w:rFonts w:ascii="MS Mincho" w:eastAsia="MS Mincho" w:hAnsi="MS Mincho" w:cs="MS Mincho"/>
        </w:rPr>
        <w:t>するのに必要な範囲で</w:t>
      </w:r>
      <w:r w:rsidR="002B76D0">
        <w:rPr>
          <w:rFonts w:ascii="MS Mincho" w:eastAsia="MS Mincho" w:hAnsi="MS Mincho" w:cs="MS Mincho" w:hint="eastAsia"/>
        </w:rPr>
        <w:t>本契約期間後も</w:t>
      </w:r>
      <w:r>
        <w:rPr>
          <w:rFonts w:ascii="MS Mincho" w:eastAsia="MS Mincho" w:hAnsi="MS Mincho" w:cs="MS Mincho"/>
        </w:rPr>
        <w:t>利用することを許諾する。</w:t>
      </w:r>
    </w:p>
    <w:p w14:paraId="0000004E" w14:textId="77777777" w:rsidR="00AB4509" w:rsidRDefault="00000000">
      <w:pPr>
        <w:ind w:left="1050" w:hanging="1050"/>
        <w:jc w:val="left"/>
        <w:rPr>
          <w:rFonts w:ascii="MS Mincho" w:eastAsia="MS Mincho" w:hAnsi="MS Mincho" w:cs="MS Mincho"/>
        </w:rPr>
      </w:pPr>
      <w:r>
        <w:rPr>
          <w:rFonts w:ascii="MS Mincho" w:eastAsia="MS Mincho" w:hAnsi="MS Mincho" w:cs="MS Mincho"/>
        </w:rPr>
        <w:t xml:space="preserve">　　　３　乙は、前項における著作物の利用に関し、甲に対して著作者人格権を行使しないことに合意する。</w:t>
      </w:r>
    </w:p>
    <w:p w14:paraId="0000004F" w14:textId="77777777" w:rsidR="00AB4509" w:rsidRDefault="00AB4509">
      <w:pPr>
        <w:jc w:val="left"/>
        <w:rPr>
          <w:rFonts w:ascii="MS Mincho" w:eastAsia="MS Mincho" w:hAnsi="MS Mincho" w:cs="MS Mincho"/>
        </w:rPr>
      </w:pPr>
    </w:p>
    <w:p w14:paraId="00000050" w14:textId="77777777" w:rsidR="00AB4509" w:rsidRDefault="00000000">
      <w:pPr>
        <w:jc w:val="left"/>
        <w:rPr>
          <w:rFonts w:ascii="MS Mincho" w:eastAsia="MS Mincho" w:hAnsi="MS Mincho" w:cs="MS Mincho"/>
        </w:rPr>
      </w:pPr>
      <w:r>
        <w:rPr>
          <w:rFonts w:ascii="MS Mincho" w:eastAsia="MS Mincho" w:hAnsi="MS Mincho" w:cs="MS Mincho"/>
        </w:rPr>
        <w:t>（第三者の権利侵害）</w:t>
      </w:r>
    </w:p>
    <w:p w14:paraId="00000051" w14:textId="77777777" w:rsidR="00AB4509" w:rsidRDefault="00000000">
      <w:pPr>
        <w:ind w:left="1050" w:hanging="1050"/>
        <w:rPr>
          <w:rFonts w:ascii="MS Mincho" w:eastAsia="MS Mincho" w:hAnsi="MS Mincho" w:cs="MS Mincho"/>
        </w:rPr>
      </w:pPr>
      <w:r>
        <w:rPr>
          <w:rFonts w:ascii="MS Mincho" w:eastAsia="MS Mincho" w:hAnsi="MS Mincho" w:cs="MS Mincho"/>
        </w:rPr>
        <w:t>第１５条　乙は、成果物が第三者の産業財産権、特許権、著作権等の知的財産権を侵害するものではないことを保証する。</w:t>
      </w:r>
    </w:p>
    <w:p w14:paraId="00000052" w14:textId="05FA9982" w:rsidR="00AB4509" w:rsidRDefault="00000000">
      <w:pPr>
        <w:ind w:left="1050" w:hanging="420"/>
        <w:rPr>
          <w:rFonts w:ascii="MS Mincho" w:eastAsia="MS Mincho" w:hAnsi="MS Mincho" w:cs="MS Mincho"/>
        </w:rPr>
      </w:pPr>
      <w:r>
        <w:rPr>
          <w:rFonts w:ascii="MS Mincho" w:eastAsia="MS Mincho" w:hAnsi="MS Mincho" w:cs="MS Mincho"/>
        </w:rPr>
        <w:t>２　前項の定めにかかわらず、甲が成果物に関し第三者から権利侵害の申立を受けた場合、速やかに乙に対し申立の事実および内容を通知するものと</w:t>
      </w:r>
      <w:r w:rsidR="002B76D0">
        <w:rPr>
          <w:rFonts w:ascii="MS Mincho" w:eastAsia="MS Mincho" w:hAnsi="MS Mincho" w:cs="MS Mincho" w:hint="eastAsia"/>
        </w:rPr>
        <w:t>する。</w:t>
      </w:r>
      <w:r w:rsidR="002B76D0" w:rsidRPr="002B76D0">
        <w:rPr>
          <w:rFonts w:ascii="MS Mincho" w:eastAsia="MS Mincho" w:hAnsi="MS Mincho" w:cs="MS Mincho" w:hint="eastAsia"/>
        </w:rPr>
        <w:t>乙は自己の責任と費用負担において、当該第三者との交渉または訴訟の提起に関し、紛争解決を行</w:t>
      </w:r>
      <w:r w:rsidR="00B5183B">
        <w:rPr>
          <w:rFonts w:ascii="MS Mincho" w:eastAsia="MS Mincho" w:hAnsi="MS Mincho" w:cs="MS Mincho" w:hint="eastAsia"/>
        </w:rPr>
        <w:t>う</w:t>
      </w:r>
      <w:r w:rsidR="002B76D0" w:rsidRPr="002B76D0">
        <w:rPr>
          <w:rFonts w:ascii="MS Mincho" w:eastAsia="MS Mincho" w:hAnsi="MS Mincho" w:cs="MS Mincho" w:hint="eastAsia"/>
        </w:rPr>
        <w:t>ものと</w:t>
      </w:r>
      <w:r w:rsidR="002B76D0">
        <w:rPr>
          <w:rFonts w:ascii="MS Mincho" w:eastAsia="MS Mincho" w:hAnsi="MS Mincho" w:cs="MS Mincho" w:hint="eastAsia"/>
        </w:rPr>
        <w:t>し、</w:t>
      </w:r>
      <w:r w:rsidR="002B76D0" w:rsidRPr="002B76D0">
        <w:rPr>
          <w:rFonts w:ascii="MS Mincho" w:eastAsia="MS Mincho" w:hAnsi="MS Mincho" w:cs="MS Mincho" w:hint="eastAsia"/>
        </w:rPr>
        <w:t>甲は甲が必要と認める範囲で、乙に対して援助を行うことができる</w:t>
      </w:r>
      <w:r w:rsidR="002B76D0">
        <w:rPr>
          <w:rFonts w:ascii="MS Mincho" w:eastAsia="MS Mincho" w:hAnsi="MS Mincho" w:cs="MS Mincho" w:hint="eastAsia"/>
        </w:rPr>
        <w:t>。</w:t>
      </w:r>
      <w:r w:rsidR="008D3BCB">
        <w:rPr>
          <w:rFonts w:ascii="MS Mincho" w:eastAsia="MS Mincho" w:hAnsi="MS Mincho" w:cs="MS Mincho" w:hint="eastAsia"/>
        </w:rPr>
        <w:t>ただ</w:t>
      </w:r>
      <w:r w:rsidR="008D3BCB" w:rsidRPr="008D3BCB">
        <w:rPr>
          <w:rFonts w:ascii="MS Mincho" w:eastAsia="MS Mincho" w:hAnsi="MS Mincho" w:cs="MS Mincho" w:hint="eastAsia"/>
        </w:rPr>
        <w:t>し、</w:t>
      </w:r>
      <w:r w:rsidR="008D3BCB">
        <w:rPr>
          <w:rFonts w:ascii="MS Mincho" w:eastAsia="MS Mincho" w:hAnsi="MS Mincho" w:cs="MS Mincho" w:hint="eastAsia"/>
        </w:rPr>
        <w:t>当該</w:t>
      </w:r>
      <w:r w:rsidR="008D3BCB" w:rsidRPr="008D3BCB">
        <w:rPr>
          <w:rFonts w:ascii="MS Mincho" w:eastAsia="MS Mincho" w:hAnsi="MS Mincho" w:cs="MS Mincho" w:hint="eastAsia"/>
        </w:rPr>
        <w:t>知的財産権の侵害が甲の責に帰する場合</w:t>
      </w:r>
      <w:r w:rsidR="008D3BCB" w:rsidRPr="008D3BCB">
        <w:rPr>
          <w:rFonts w:ascii="MS Mincho" w:eastAsia="MS Mincho" w:hAnsi="MS Mincho" w:cs="MS Mincho"/>
        </w:rPr>
        <w:t>はこの限りでな</w:t>
      </w:r>
      <w:r w:rsidR="008D3BCB">
        <w:rPr>
          <w:rFonts w:ascii="MS Mincho" w:eastAsia="MS Mincho" w:hAnsi="MS Mincho" w:cs="MS Mincho" w:hint="eastAsia"/>
        </w:rPr>
        <w:t>い。</w:t>
      </w:r>
    </w:p>
    <w:p w14:paraId="00000053" w14:textId="77777777" w:rsidR="00AB4509" w:rsidRDefault="00AB4509">
      <w:pPr>
        <w:jc w:val="left"/>
        <w:rPr>
          <w:rFonts w:ascii="MS Mincho" w:eastAsia="MS Mincho" w:hAnsi="MS Mincho" w:cs="MS Mincho"/>
        </w:rPr>
      </w:pPr>
    </w:p>
    <w:p w14:paraId="00000054" w14:textId="77777777" w:rsidR="00AB4509" w:rsidRDefault="00000000">
      <w:pPr>
        <w:jc w:val="left"/>
        <w:rPr>
          <w:rFonts w:ascii="MS Mincho" w:eastAsia="MS Mincho" w:hAnsi="MS Mincho" w:cs="MS Mincho"/>
        </w:rPr>
      </w:pPr>
      <w:r>
        <w:rPr>
          <w:rFonts w:ascii="MS Mincho" w:eastAsia="MS Mincho" w:hAnsi="MS Mincho" w:cs="MS Mincho"/>
        </w:rPr>
        <w:t>（業務委託料の支払）</w:t>
      </w:r>
    </w:p>
    <w:p w14:paraId="00000055" w14:textId="77777777" w:rsidR="00AB4509" w:rsidRDefault="00000000">
      <w:pPr>
        <w:jc w:val="left"/>
        <w:rPr>
          <w:rFonts w:ascii="MS Mincho" w:eastAsia="MS Mincho" w:hAnsi="MS Mincho" w:cs="MS Mincho"/>
        </w:rPr>
      </w:pPr>
      <w:r>
        <w:rPr>
          <w:rFonts w:ascii="MS Mincho" w:eastAsia="MS Mincho" w:hAnsi="MS Mincho" w:cs="MS Mincho"/>
        </w:rPr>
        <w:t>第１６条　本件業務に対する業務委託料は個別契約で定める。</w:t>
      </w:r>
    </w:p>
    <w:p w14:paraId="00000056"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rPr>
        <w:t xml:space="preserve">　　　２　甲は、</w:t>
      </w:r>
      <w:r>
        <w:rPr>
          <w:rFonts w:ascii="MS Mincho" w:eastAsia="MS Mincho" w:hAnsi="MS Mincho" w:cs="MS Mincho"/>
          <w:color w:val="000000"/>
        </w:rPr>
        <w:t>個別契約で定めた支払期日までに、乙指定の銀行口座に前項の業務委託料を振込みにより支払うものとする。なお振込手数料は甲の負担とする。</w:t>
      </w:r>
    </w:p>
    <w:p w14:paraId="00000057" w14:textId="0EF47205"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 xml:space="preserve">　　　３　甲が、乙または</w:t>
      </w:r>
      <w:r w:rsidRPr="002A6CA9">
        <w:rPr>
          <w:rFonts w:ascii="MS Mincho" w:eastAsia="MS Mincho" w:hAnsi="MS Mincho" w:cs="MS Mincho"/>
          <w:color w:val="000000"/>
        </w:rPr>
        <w:t>乙の再委託先の作業場所が日本国外になることを認めた場合、前１項の業務委託料のうち、乙から日本国外への支払いに充てられる部分については、レートの基準日を個別契約の締結日として、三菱ＵＦＪ銀行のＴＴＭレートが基準日のレートから</w:t>
      </w:r>
      <w:r w:rsidRPr="002B5E7B">
        <w:rPr>
          <w:rFonts w:ascii="MS Mincho" w:eastAsia="MS Mincho" w:hAnsi="MS Mincho" w:cs="MS Mincho"/>
          <w:color w:val="000000"/>
        </w:rPr>
        <w:t>５％</w:t>
      </w:r>
      <w:r w:rsidRPr="002A6CA9">
        <w:rPr>
          <w:rFonts w:ascii="MS Mincho" w:eastAsia="MS Mincho" w:hAnsi="MS Mincho" w:cs="MS Mincho"/>
          <w:color w:val="000000"/>
        </w:rPr>
        <w:t>以上の円安に変動した場合には、乙は当該変動額を業務委託料に加算して甲に請求できる</w:t>
      </w:r>
      <w:r>
        <w:rPr>
          <w:rFonts w:ascii="MS Mincho" w:eastAsia="MS Mincho" w:hAnsi="MS Mincho" w:cs="MS Mincho"/>
          <w:color w:val="000000"/>
        </w:rPr>
        <w:t>ものとする。なおこの変更が行われた場合は、変更日を以降のレートの基準日とする。</w:t>
      </w:r>
    </w:p>
    <w:p w14:paraId="00000058"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 xml:space="preserve">　　　４　甲が、本契約に基づき乙に対して負担する、業務委託料の弁済を遅延したときは、支払期日の翌日から完済に至るまで、年１４．６％の割合による遅延損害金を支払わなければならない。</w:t>
      </w:r>
    </w:p>
    <w:p w14:paraId="00000059" w14:textId="77777777" w:rsidR="00AB4509" w:rsidRDefault="00AB4509">
      <w:pPr>
        <w:ind w:left="1050" w:hanging="1050"/>
        <w:jc w:val="left"/>
        <w:rPr>
          <w:rFonts w:ascii="MS Mincho" w:eastAsia="MS Mincho" w:hAnsi="MS Mincho" w:cs="MS Mincho"/>
        </w:rPr>
      </w:pPr>
    </w:p>
    <w:p w14:paraId="0000005A" w14:textId="77777777" w:rsidR="00AB4509" w:rsidRDefault="00000000">
      <w:pPr>
        <w:jc w:val="left"/>
        <w:rPr>
          <w:rFonts w:ascii="MS Mincho" w:eastAsia="MS Mincho" w:hAnsi="MS Mincho" w:cs="MS Mincho"/>
        </w:rPr>
      </w:pPr>
      <w:r>
        <w:rPr>
          <w:rFonts w:ascii="MS Mincho" w:eastAsia="MS Mincho" w:hAnsi="MS Mincho" w:cs="MS Mincho"/>
        </w:rPr>
        <w:t>（秘密保持）</w:t>
      </w:r>
    </w:p>
    <w:p w14:paraId="0000005B" w14:textId="77777777" w:rsidR="00AB4509" w:rsidRDefault="00000000">
      <w:pPr>
        <w:ind w:left="1050" w:hanging="1050"/>
        <w:rPr>
          <w:rFonts w:ascii="MS Mincho" w:eastAsia="MS Mincho" w:hAnsi="MS Mincho" w:cs="MS Mincho"/>
        </w:rPr>
      </w:pPr>
      <w:r>
        <w:rPr>
          <w:rFonts w:ascii="MS Mincho" w:eastAsia="MS Mincho" w:hAnsi="MS Mincho" w:cs="MS Mincho"/>
        </w:rPr>
        <w:t>第１７条　甲および乙は、本件業務遂行のため相手方より提供を受けた情報のうち、相手方が書面により秘密である旨を指定して開示した情報、または口頭により秘密である旨を示して開示した情報で開示後７日以内に書面により内容を特定した情報、並びに相手方の顧客の情報（以下、これらを合わせて「秘密情報」という）を厳に秘密として保持し、第三者に開示、漏洩してはならない。ただし、次の各号のいずれかに該当する情報は、本条でいう秘密情</w:t>
      </w:r>
      <w:r>
        <w:rPr>
          <w:rFonts w:ascii="MS Mincho" w:eastAsia="MS Mincho" w:hAnsi="MS Mincho" w:cs="MS Mincho"/>
        </w:rPr>
        <w:lastRenderedPageBreak/>
        <w:t>報から除外されるものとする。</w:t>
      </w:r>
    </w:p>
    <w:p w14:paraId="0000005C" w14:textId="77777777" w:rsidR="00AB4509" w:rsidRDefault="00000000">
      <w:pPr>
        <w:ind w:left="840" w:hanging="840"/>
        <w:rPr>
          <w:rFonts w:ascii="MS Mincho" w:eastAsia="MS Mincho" w:hAnsi="MS Mincho" w:cs="MS Mincho"/>
        </w:rPr>
      </w:pPr>
      <w:r>
        <w:rPr>
          <w:rFonts w:ascii="MS Mincho" w:eastAsia="MS Mincho" w:hAnsi="MS Mincho" w:cs="MS Mincho"/>
        </w:rPr>
        <w:t xml:space="preserve">　　　　（１）開示された時に既に公知であった情報</w:t>
      </w:r>
    </w:p>
    <w:p w14:paraId="0000005D" w14:textId="77777777" w:rsidR="00AB4509" w:rsidRDefault="00000000">
      <w:pPr>
        <w:ind w:left="840"/>
        <w:rPr>
          <w:rFonts w:ascii="MS Mincho" w:eastAsia="MS Mincho" w:hAnsi="MS Mincho" w:cs="MS Mincho"/>
        </w:rPr>
      </w:pPr>
      <w:r>
        <w:rPr>
          <w:rFonts w:ascii="MS Mincho" w:eastAsia="MS Mincho" w:hAnsi="MS Mincho" w:cs="MS Mincho"/>
        </w:rPr>
        <w:t>（２）開示された時に既に自ら保有していた情報</w:t>
      </w:r>
    </w:p>
    <w:p w14:paraId="0000005E" w14:textId="77777777" w:rsidR="00AB4509" w:rsidRDefault="00000000">
      <w:pPr>
        <w:ind w:left="840"/>
        <w:rPr>
          <w:rFonts w:ascii="MS Mincho" w:eastAsia="MS Mincho" w:hAnsi="MS Mincho" w:cs="MS Mincho"/>
        </w:rPr>
      </w:pPr>
      <w:r>
        <w:rPr>
          <w:rFonts w:ascii="MS Mincho" w:eastAsia="MS Mincho" w:hAnsi="MS Mincho" w:cs="MS Mincho"/>
        </w:rPr>
        <w:t>（３）開示された後に自己の責めに帰すべき事由によらず公知となった情報</w:t>
      </w:r>
    </w:p>
    <w:p w14:paraId="0000005F" w14:textId="77777777" w:rsidR="00AB4509" w:rsidRDefault="00000000">
      <w:pPr>
        <w:ind w:left="840"/>
        <w:rPr>
          <w:rFonts w:ascii="MS Mincho" w:eastAsia="MS Mincho" w:hAnsi="MS Mincho" w:cs="MS Mincho"/>
        </w:rPr>
      </w:pPr>
      <w:r>
        <w:rPr>
          <w:rFonts w:ascii="MS Mincho" w:eastAsia="MS Mincho" w:hAnsi="MS Mincho" w:cs="MS Mincho"/>
        </w:rPr>
        <w:t>（４）開示された秘密情報によらず自ら独自に取得または開発した情報</w:t>
      </w:r>
    </w:p>
    <w:p w14:paraId="00000060" w14:textId="77777777" w:rsidR="00AB4509" w:rsidRDefault="00000000">
      <w:pPr>
        <w:ind w:left="840"/>
        <w:rPr>
          <w:rFonts w:ascii="MS Mincho" w:eastAsia="MS Mincho" w:hAnsi="MS Mincho" w:cs="MS Mincho"/>
        </w:rPr>
      </w:pPr>
      <w:r>
        <w:rPr>
          <w:rFonts w:ascii="MS Mincho" w:eastAsia="MS Mincho" w:hAnsi="MS Mincho" w:cs="MS Mincho"/>
        </w:rPr>
        <w:t>（５）機密保持義務を負うことなく第三者から正当に入手した情報</w:t>
      </w:r>
    </w:p>
    <w:p w14:paraId="00000061" w14:textId="77777777" w:rsidR="00AB4509" w:rsidRDefault="00000000">
      <w:pPr>
        <w:ind w:left="1050" w:hanging="210"/>
        <w:jc w:val="left"/>
        <w:rPr>
          <w:rFonts w:ascii="MS Mincho" w:eastAsia="MS Mincho" w:hAnsi="MS Mincho" w:cs="MS Mincho"/>
        </w:rPr>
      </w:pPr>
      <w:r>
        <w:rPr>
          <w:rFonts w:ascii="MS Mincho" w:eastAsia="MS Mincho" w:hAnsi="MS Mincho" w:cs="MS Mincho"/>
        </w:rPr>
        <w:t>（６）法令により開示することが義務付けられた情報</w:t>
      </w:r>
    </w:p>
    <w:p w14:paraId="00000062" w14:textId="77777777" w:rsidR="00AB4509" w:rsidRDefault="00000000">
      <w:pPr>
        <w:ind w:left="1050" w:hanging="1050"/>
        <w:jc w:val="left"/>
        <w:rPr>
          <w:rFonts w:ascii="MS Mincho" w:eastAsia="MS Mincho" w:hAnsi="MS Mincho" w:cs="MS Mincho"/>
        </w:rPr>
      </w:pPr>
      <w:r>
        <w:rPr>
          <w:rFonts w:ascii="MS Mincho" w:eastAsia="MS Mincho" w:hAnsi="MS Mincho" w:cs="MS Mincho"/>
        </w:rPr>
        <w:t xml:space="preserve">　　　２　甲および乙は、相手方から開示された秘密情報を本件業務以外の目的で使用してはならず、また相手方の事前の書面承諾なしに、秘密情報を複製または変更してはならない。</w:t>
      </w:r>
    </w:p>
    <w:p w14:paraId="00000063" w14:textId="77777777" w:rsidR="00AB4509" w:rsidRDefault="00000000">
      <w:pPr>
        <w:ind w:left="1050" w:hanging="1050"/>
        <w:jc w:val="left"/>
        <w:rPr>
          <w:rFonts w:ascii="MS Mincho" w:eastAsia="MS Mincho" w:hAnsi="MS Mincho" w:cs="MS Mincho"/>
        </w:rPr>
      </w:pPr>
      <w:r>
        <w:rPr>
          <w:rFonts w:ascii="MS Mincho" w:eastAsia="MS Mincho" w:hAnsi="MS Mincho" w:cs="MS Mincho"/>
        </w:rPr>
        <w:t xml:space="preserve">　　　３　甲および乙は、善良なる管理者の注意義務をもって秘密情報を厳重に管理し、本件業務に従事する業務担当者に対して、本条の秘密保持義務を遵守させるものとする。</w:t>
      </w:r>
    </w:p>
    <w:p w14:paraId="00000064" w14:textId="77777777" w:rsidR="00AB4509" w:rsidRDefault="00000000">
      <w:pPr>
        <w:ind w:left="1050" w:hanging="1050"/>
        <w:jc w:val="left"/>
        <w:rPr>
          <w:rFonts w:ascii="MS Mincho" w:eastAsia="MS Mincho" w:hAnsi="MS Mincho" w:cs="MS Mincho"/>
        </w:rPr>
      </w:pPr>
      <w:r>
        <w:rPr>
          <w:rFonts w:ascii="MS Mincho" w:eastAsia="MS Mincho" w:hAnsi="MS Mincho" w:cs="MS Mincho"/>
        </w:rPr>
        <w:t xml:space="preserve">　　　４　前１項にかかわらず、甲および乙は、法令の定めに基づき、または権限のある官公署から相手方の秘密情報の開示要求があった場合は、相手方へ事前通知のうえ、秘密情報を必要最小限の範囲で開示することができる。ただし相手方に事前通知出来ない場合は、事後速やかに通知するものとする。</w:t>
      </w:r>
    </w:p>
    <w:p w14:paraId="00000065" w14:textId="77777777" w:rsidR="00AB4509" w:rsidRDefault="00000000">
      <w:pPr>
        <w:ind w:left="1050" w:hanging="1050"/>
        <w:jc w:val="left"/>
        <w:rPr>
          <w:rFonts w:ascii="MS Mincho" w:eastAsia="MS Mincho" w:hAnsi="MS Mincho" w:cs="MS Mincho"/>
        </w:rPr>
      </w:pPr>
      <w:r>
        <w:rPr>
          <w:rFonts w:ascii="MS Mincho" w:eastAsia="MS Mincho" w:hAnsi="MS Mincho" w:cs="MS Mincho"/>
        </w:rPr>
        <w:t xml:space="preserve">　　　５　秘密情報の返還等については、</w:t>
      </w:r>
      <w:r>
        <w:rPr>
          <w:rFonts w:ascii="MS Mincho" w:eastAsia="MS Mincho" w:hAnsi="MS Mincho" w:cs="MS Mincho"/>
          <w:color w:val="000000"/>
        </w:rPr>
        <w:t>第８条５項を準</w:t>
      </w:r>
      <w:r>
        <w:rPr>
          <w:rFonts w:ascii="MS Mincho" w:eastAsia="MS Mincho" w:hAnsi="MS Mincho" w:cs="MS Mincho"/>
        </w:rPr>
        <w:t>用する。</w:t>
      </w:r>
    </w:p>
    <w:p w14:paraId="00000066" w14:textId="77777777" w:rsidR="00AB4509" w:rsidRDefault="00AB4509">
      <w:pPr>
        <w:jc w:val="left"/>
        <w:rPr>
          <w:rFonts w:ascii="MS Mincho" w:eastAsia="MS Mincho" w:hAnsi="MS Mincho" w:cs="MS Mincho"/>
        </w:rPr>
      </w:pPr>
    </w:p>
    <w:p w14:paraId="00000067" w14:textId="77777777" w:rsidR="00AB4509" w:rsidRDefault="00000000">
      <w:pPr>
        <w:rPr>
          <w:rFonts w:ascii="MS Mincho" w:eastAsia="MS Mincho" w:hAnsi="MS Mincho" w:cs="MS Mincho"/>
        </w:rPr>
      </w:pPr>
      <w:r>
        <w:rPr>
          <w:rFonts w:ascii="MS Mincho" w:eastAsia="MS Mincho" w:hAnsi="MS Mincho" w:cs="MS Mincho"/>
        </w:rPr>
        <w:t>（個人情報）</w:t>
      </w:r>
    </w:p>
    <w:p w14:paraId="00000068" w14:textId="77777777" w:rsidR="00AB4509" w:rsidRDefault="00000000">
      <w:pPr>
        <w:ind w:left="1050" w:hanging="1050"/>
        <w:rPr>
          <w:rFonts w:ascii="MS Mincho" w:eastAsia="MS Mincho" w:hAnsi="MS Mincho" w:cs="MS Mincho"/>
        </w:rPr>
      </w:pPr>
      <w:r>
        <w:rPr>
          <w:rFonts w:ascii="MS Mincho" w:eastAsia="MS Mincho" w:hAnsi="MS Mincho" w:cs="MS Mincho"/>
        </w:rPr>
        <w:t>第１８条　乙は、本件業務の遂行に際して甲より取扱いを委託された個人情報（個人情報の保護に関する法律に定める個人情報をいい、以下本条において同じ）を適切に管理し、他に漏洩または公開してはならない。</w:t>
      </w:r>
    </w:p>
    <w:p w14:paraId="00000069" w14:textId="77777777" w:rsidR="00AB4509" w:rsidRDefault="00000000">
      <w:pPr>
        <w:ind w:left="1050" w:right="132" w:hanging="420"/>
        <w:rPr>
          <w:rFonts w:ascii="MS Mincho" w:eastAsia="MS Mincho" w:hAnsi="MS Mincho" w:cs="MS Mincho"/>
        </w:rPr>
      </w:pPr>
      <w:r>
        <w:rPr>
          <w:rFonts w:ascii="MS Mincho" w:eastAsia="MS Mincho" w:hAnsi="MS Mincho" w:cs="MS Mincho"/>
        </w:rPr>
        <w:t>２　乙は、個人情報について、本契約および個別契約の目的の範囲内でのみ使用し、複製、改変が必要な場合は、必要最低限の範囲で行うものとする。</w:t>
      </w:r>
    </w:p>
    <w:p w14:paraId="0000006A" w14:textId="77777777" w:rsidR="00AB4509" w:rsidRDefault="00000000">
      <w:pPr>
        <w:ind w:left="1050" w:right="132" w:hanging="420"/>
        <w:rPr>
          <w:rFonts w:ascii="MS Mincho" w:eastAsia="MS Mincho" w:hAnsi="MS Mincho" w:cs="MS Mincho"/>
        </w:rPr>
      </w:pPr>
      <w:r>
        <w:rPr>
          <w:rFonts w:ascii="MS Mincho" w:eastAsia="MS Mincho" w:hAnsi="MS Mincho" w:cs="MS Mincho"/>
        </w:rPr>
        <w:t>３　個人情報の返却等については、</w:t>
      </w:r>
      <w:r>
        <w:rPr>
          <w:rFonts w:ascii="MS Mincho" w:eastAsia="MS Mincho" w:hAnsi="MS Mincho" w:cs="MS Mincho"/>
          <w:color w:val="000000"/>
        </w:rPr>
        <w:t>第８条５項</w:t>
      </w:r>
      <w:r>
        <w:rPr>
          <w:rFonts w:ascii="MS Mincho" w:eastAsia="MS Mincho" w:hAnsi="MS Mincho" w:cs="MS Mincho"/>
        </w:rPr>
        <w:t>を準用する。</w:t>
      </w:r>
    </w:p>
    <w:p w14:paraId="0000006B" w14:textId="77777777" w:rsidR="00AB4509" w:rsidRDefault="00AB4509">
      <w:pPr>
        <w:ind w:left="1050" w:hanging="1050"/>
        <w:jc w:val="left"/>
        <w:rPr>
          <w:rFonts w:ascii="MS Mincho" w:eastAsia="MS Mincho" w:hAnsi="MS Mincho" w:cs="MS Mincho"/>
        </w:rPr>
      </w:pPr>
    </w:p>
    <w:p w14:paraId="0000006C" w14:textId="5BEFCB7E" w:rsidR="00AB4509" w:rsidRDefault="00000000">
      <w:pPr>
        <w:jc w:val="left"/>
        <w:rPr>
          <w:rFonts w:ascii="MS Mincho" w:eastAsia="MS Mincho" w:hAnsi="MS Mincho" w:cs="MS Mincho"/>
        </w:rPr>
      </w:pPr>
      <w:r>
        <w:rPr>
          <w:rFonts w:ascii="MS Mincho" w:eastAsia="MS Mincho" w:hAnsi="MS Mincho" w:cs="MS Mincho"/>
        </w:rPr>
        <w:t>（成果物の検収</w:t>
      </w:r>
      <w:ins w:id="24" w:author="森谷 佳子" w:date="2025-12-17T16:49:00Z" w16du:dateUtc="2025-12-17T07:49:00Z">
        <w:r w:rsidR="00E52173">
          <w:rPr>
            <w:rFonts w:ascii="MS Mincho" w:eastAsia="MS Mincho" w:hAnsi="MS Mincho" w:cs="MS Mincho" w:hint="eastAsia"/>
          </w:rPr>
          <w:t>：請負型</w:t>
        </w:r>
      </w:ins>
      <w:r>
        <w:rPr>
          <w:rFonts w:ascii="MS Mincho" w:eastAsia="MS Mincho" w:hAnsi="MS Mincho" w:cs="MS Mincho"/>
        </w:rPr>
        <w:t>）</w:t>
      </w:r>
    </w:p>
    <w:p w14:paraId="0000006D" w14:textId="77777777" w:rsidR="00AB4509" w:rsidRDefault="00000000">
      <w:pPr>
        <w:ind w:left="1050" w:hanging="1050"/>
        <w:jc w:val="left"/>
        <w:rPr>
          <w:rFonts w:ascii="MS Mincho" w:eastAsia="MS Mincho" w:hAnsi="MS Mincho" w:cs="MS Mincho"/>
        </w:rPr>
      </w:pPr>
      <w:r>
        <w:rPr>
          <w:rFonts w:ascii="MS Mincho" w:eastAsia="MS Mincho" w:hAnsi="MS Mincho" w:cs="MS Mincho"/>
        </w:rPr>
        <w:t>第１９条　乙は、個別契約で定めた納入期限、納入場所その他の条件に従い、成果物を納入するものとする。</w:t>
      </w:r>
    </w:p>
    <w:p w14:paraId="0000006E" w14:textId="77777777" w:rsidR="00AB4509" w:rsidRDefault="00000000">
      <w:pPr>
        <w:ind w:left="1050" w:hanging="1050"/>
        <w:jc w:val="left"/>
        <w:rPr>
          <w:rFonts w:ascii="MS Mincho" w:eastAsia="MS Mincho" w:hAnsi="MS Mincho" w:cs="MS Mincho"/>
        </w:rPr>
      </w:pPr>
      <w:r>
        <w:rPr>
          <w:rFonts w:ascii="MS Mincho" w:eastAsia="MS Mincho" w:hAnsi="MS Mincho" w:cs="MS Mincho"/>
        </w:rPr>
        <w:t xml:space="preserve">　　　２　甲は、前項により納入された成果物を、個別契約で定める検査期間内に検査するものとする。</w:t>
      </w:r>
    </w:p>
    <w:p w14:paraId="0000006F" w14:textId="77777777" w:rsidR="00AB4509" w:rsidRDefault="00000000">
      <w:pPr>
        <w:ind w:left="1050" w:hanging="840"/>
        <w:jc w:val="left"/>
        <w:rPr>
          <w:rFonts w:ascii="MS Mincho" w:eastAsia="MS Mincho" w:hAnsi="MS Mincho" w:cs="MS Mincho"/>
        </w:rPr>
      </w:pPr>
      <w:r>
        <w:rPr>
          <w:rFonts w:ascii="MS Mincho" w:eastAsia="MS Mincho" w:hAnsi="MS Mincho" w:cs="MS Mincho"/>
        </w:rPr>
        <w:t xml:space="preserve">　　３　前項の検査が合格であった場合には、甲は検収通知書を乙に交付するものとし、当該検収通知書の交付をもって検収が完了したものとする。</w:t>
      </w:r>
    </w:p>
    <w:p w14:paraId="00000070"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rPr>
        <w:t xml:space="preserve">　　　４　前２項の検査が不合格であった場合、</w:t>
      </w:r>
      <w:r>
        <w:rPr>
          <w:rFonts w:ascii="MS Mincho" w:eastAsia="MS Mincho" w:hAnsi="MS Mincho" w:cs="MS Mincho"/>
          <w:color w:val="000000"/>
        </w:rPr>
        <w:t>甲は乙に対し不合格となった具体的な理由を明示した書面を交付し、修補を求め、乙は不合格理由が合理的と認められるときは、甲乙協議のうえ決定した期限までに、乙は成果物の修補を行い、再度、甲の検査を受けるものとする。</w:t>
      </w:r>
    </w:p>
    <w:p w14:paraId="00000071" w14:textId="77777777" w:rsidR="00AB4509" w:rsidRDefault="00000000">
      <w:pPr>
        <w:ind w:left="1050" w:hanging="840"/>
        <w:jc w:val="left"/>
        <w:rPr>
          <w:rFonts w:ascii="MS Mincho" w:eastAsia="MS Mincho" w:hAnsi="MS Mincho" w:cs="MS Mincho"/>
          <w:color w:val="000000"/>
        </w:rPr>
      </w:pPr>
      <w:r>
        <w:rPr>
          <w:rFonts w:ascii="MS Mincho" w:eastAsia="MS Mincho" w:hAnsi="MS Mincho" w:cs="MS Mincho"/>
          <w:color w:val="000000"/>
        </w:rPr>
        <w:t xml:space="preserve">　　５　前項の再検査は、前２項ないし前項に準じるものとし、当該再検査の合格をもって検収完了とする。</w:t>
      </w:r>
    </w:p>
    <w:p w14:paraId="00000072" w14:textId="77777777" w:rsidR="00AB4509" w:rsidRDefault="00000000">
      <w:pPr>
        <w:ind w:left="1050" w:hanging="840"/>
        <w:jc w:val="left"/>
        <w:rPr>
          <w:rFonts w:ascii="MS Mincho" w:eastAsia="MS Mincho" w:hAnsi="MS Mincho" w:cs="MS Mincho"/>
          <w:color w:val="000000"/>
        </w:rPr>
      </w:pPr>
      <w:r>
        <w:rPr>
          <w:rFonts w:ascii="MS Mincho" w:eastAsia="MS Mincho" w:hAnsi="MS Mincho" w:cs="MS Mincho"/>
          <w:color w:val="000000"/>
        </w:rPr>
        <w:t xml:space="preserve">　　６　検収通知書が乙に交付されない場合であっても、前２項の検査期間内に甲が書面で具体的かつ合理的な理由を明示して異議を述べない場合は、本条の検査に合格したものとみなされ、検収が完了したものとする。</w:t>
      </w:r>
    </w:p>
    <w:p w14:paraId="00000073" w14:textId="77777777" w:rsidR="00AB4509" w:rsidRDefault="00000000">
      <w:pPr>
        <w:ind w:left="1050" w:hanging="840"/>
        <w:jc w:val="left"/>
        <w:rPr>
          <w:rFonts w:ascii="MS Mincho" w:eastAsia="MS Mincho" w:hAnsi="MS Mincho" w:cs="MS Mincho"/>
          <w:color w:val="000000"/>
        </w:rPr>
      </w:pPr>
      <w:r>
        <w:rPr>
          <w:rFonts w:ascii="MS Mincho" w:eastAsia="MS Mincho" w:hAnsi="MS Mincho" w:cs="MS Mincho"/>
          <w:color w:val="000000"/>
        </w:rPr>
        <w:t xml:space="preserve">　　７　成果物の所有権および危険負担は、甲が乙に対して前３項に定める検収通知書による通知を行ったとき、または検収が完了したときに、乙から甲に移転する。</w:t>
      </w:r>
    </w:p>
    <w:p w14:paraId="00000074" w14:textId="77777777" w:rsidR="00AB4509" w:rsidRDefault="00AB4509">
      <w:pPr>
        <w:jc w:val="left"/>
        <w:rPr>
          <w:rFonts w:ascii="MS Mincho" w:eastAsia="MS Mincho" w:hAnsi="MS Mincho" w:cs="MS Mincho"/>
        </w:rPr>
      </w:pPr>
    </w:p>
    <w:p w14:paraId="00000075" w14:textId="312C5599" w:rsidR="00AB4509" w:rsidRDefault="00000000">
      <w:pPr>
        <w:jc w:val="left"/>
        <w:rPr>
          <w:rFonts w:ascii="MS Mincho" w:eastAsia="MS Mincho" w:hAnsi="MS Mincho" w:cs="MS Mincho"/>
        </w:rPr>
      </w:pPr>
      <w:r>
        <w:rPr>
          <w:rFonts w:ascii="MS Mincho" w:eastAsia="MS Mincho" w:hAnsi="MS Mincho" w:cs="MS Mincho"/>
        </w:rPr>
        <w:t>（契約不適合責任</w:t>
      </w:r>
      <w:r w:rsidR="00E52173">
        <w:rPr>
          <w:rFonts w:ascii="MS Mincho" w:eastAsia="MS Mincho" w:hAnsi="MS Mincho" w:cs="MS Mincho" w:hint="eastAsia"/>
        </w:rPr>
        <w:t>：請負型</w:t>
      </w:r>
      <w:r>
        <w:rPr>
          <w:rFonts w:ascii="MS Mincho" w:eastAsia="MS Mincho" w:hAnsi="MS Mincho" w:cs="MS Mincho"/>
        </w:rPr>
        <w:t>）</w:t>
      </w:r>
    </w:p>
    <w:p w14:paraId="00000076"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rPr>
        <w:t>第２０条　甲が成果物の理論的誤り、仕様書との不一致な</w:t>
      </w:r>
      <w:r>
        <w:rPr>
          <w:rFonts w:ascii="MS Mincho" w:eastAsia="MS Mincho" w:hAnsi="MS Mincho" w:cs="MS Mincho"/>
          <w:color w:val="000000"/>
        </w:rPr>
        <w:t>どの契約不適合を発見した場合には、直ちに乙に書面通知し、乙は自己の責任と費用負担において遅滞なく当該契約不適合の修補を行うものとする。</w:t>
      </w:r>
    </w:p>
    <w:p w14:paraId="00000077" w14:textId="49E947FD" w:rsidR="00AB4509" w:rsidRDefault="00000000">
      <w:pPr>
        <w:ind w:left="1050" w:hanging="1050"/>
        <w:jc w:val="left"/>
        <w:rPr>
          <w:rFonts w:ascii="MS Mincho" w:eastAsia="MS Mincho" w:hAnsi="MS Mincho" w:cs="MS Mincho"/>
          <w:color w:val="000000"/>
        </w:rPr>
      </w:pPr>
      <w:bookmarkStart w:id="25" w:name="_tyjcwt" w:colFirst="0" w:colLast="0"/>
      <w:bookmarkEnd w:id="25"/>
      <w:r>
        <w:rPr>
          <w:rFonts w:ascii="MS Mincho" w:eastAsia="MS Mincho" w:hAnsi="MS Mincho" w:cs="MS Mincho"/>
          <w:color w:val="000000"/>
        </w:rPr>
        <w:t xml:space="preserve">　　　２　前項は、成果物の検収後</w:t>
      </w:r>
      <w:r w:rsidR="002A6CA9">
        <w:rPr>
          <w:rFonts w:ascii="MS Mincho" w:eastAsia="MS Mincho" w:hAnsi="MS Mincho" w:cs="MS Mincho" w:hint="eastAsia"/>
          <w:color w:val="000000"/>
        </w:rPr>
        <w:t>１年</w:t>
      </w:r>
      <w:r>
        <w:rPr>
          <w:rFonts w:ascii="MS Mincho" w:eastAsia="MS Mincho" w:hAnsi="MS Mincho" w:cs="MS Mincho"/>
          <w:color w:val="000000"/>
        </w:rPr>
        <w:t>以内に、甲が当該契約不適合を乙に通知した場合に限るものとする。</w:t>
      </w:r>
    </w:p>
    <w:p w14:paraId="41747F5C" w14:textId="044706B6" w:rsidR="00B41249" w:rsidRDefault="00B41249">
      <w:pPr>
        <w:ind w:left="1050" w:hanging="1050"/>
        <w:jc w:val="left"/>
        <w:rPr>
          <w:rFonts w:ascii="MS Mincho" w:eastAsia="MS Mincho" w:hAnsi="MS Mincho" w:cs="MS Mincho"/>
          <w:color w:val="000000"/>
        </w:rPr>
      </w:pPr>
    </w:p>
    <w:p w14:paraId="46B1960A" w14:textId="28922C94" w:rsidR="00B41249" w:rsidRPr="00B41249" w:rsidRDefault="00B41249" w:rsidP="00B41249">
      <w:pPr>
        <w:ind w:left="1050" w:hanging="1050"/>
        <w:jc w:val="left"/>
        <w:rPr>
          <w:rFonts w:ascii="MS Mincho" w:eastAsia="MS Mincho" w:hAnsi="MS Mincho" w:cs="MS Mincho"/>
          <w:color w:val="000000"/>
        </w:rPr>
      </w:pPr>
      <w:r w:rsidRPr="00B41249">
        <w:rPr>
          <w:rFonts w:ascii="MS Mincho" w:eastAsia="MS Mincho" w:hAnsi="MS Mincho" w:cs="MS Mincho" w:hint="eastAsia"/>
          <w:color w:val="000000"/>
        </w:rPr>
        <w:t>（業務完了報告</w:t>
      </w:r>
      <w:r w:rsidR="00E52173">
        <w:rPr>
          <w:rFonts w:ascii="MS Mincho" w:eastAsia="MS Mincho" w:hAnsi="MS Mincho" w:cs="MS Mincho" w:hint="eastAsia"/>
          <w:color w:val="000000"/>
        </w:rPr>
        <w:t>：準委任型</w:t>
      </w:r>
      <w:r w:rsidRPr="00B41249">
        <w:rPr>
          <w:rFonts w:ascii="MS Mincho" w:eastAsia="MS Mincho" w:hAnsi="MS Mincho" w:cs="MS Mincho" w:hint="eastAsia"/>
          <w:color w:val="000000"/>
        </w:rPr>
        <w:t>）</w:t>
      </w:r>
    </w:p>
    <w:p w14:paraId="25D5DAEC" w14:textId="77777777" w:rsidR="00B41249" w:rsidRPr="00B41249" w:rsidRDefault="00B41249" w:rsidP="00B41249">
      <w:pPr>
        <w:ind w:left="1050" w:hanging="1050"/>
        <w:jc w:val="left"/>
        <w:rPr>
          <w:rFonts w:ascii="MS Mincho" w:eastAsia="MS Mincho" w:hAnsi="MS Mincho" w:cs="MS Mincho"/>
          <w:color w:val="000000"/>
        </w:rPr>
      </w:pPr>
      <w:r w:rsidRPr="00B41249">
        <w:rPr>
          <w:rFonts w:ascii="MS Mincho" w:eastAsia="MS Mincho" w:hAnsi="MS Mincho" w:cs="MS Mincho" w:hint="eastAsia"/>
          <w:color w:val="000000"/>
        </w:rPr>
        <w:t>第２１条</w:t>
      </w:r>
      <w:r w:rsidRPr="00B41249">
        <w:rPr>
          <w:rFonts w:ascii="MS Mincho" w:eastAsia="MS Mincho" w:hAnsi="MS Mincho" w:cs="MS Mincho"/>
          <w:color w:val="000000"/>
        </w:rPr>
        <w:t xml:space="preserve"> 乙は、個別契約に定められた本件業務の完了後、速やかに業務完了報告書を作成し、甲に提</w:t>
      </w:r>
      <w:r w:rsidRPr="00B41249">
        <w:rPr>
          <w:rFonts w:ascii="MS Mincho" w:eastAsia="MS Mincho" w:hAnsi="MS Mincho" w:cs="MS Mincho"/>
          <w:color w:val="000000"/>
        </w:rPr>
        <w:lastRenderedPageBreak/>
        <w:t>出する。</w:t>
      </w:r>
    </w:p>
    <w:p w14:paraId="183C48AF" w14:textId="0B74D5BA" w:rsidR="00B41249" w:rsidRPr="00B41249" w:rsidRDefault="00B41249" w:rsidP="00B41249">
      <w:pPr>
        <w:ind w:leftChars="300" w:left="1050" w:hangingChars="200" w:hanging="420"/>
        <w:jc w:val="left"/>
        <w:rPr>
          <w:rFonts w:ascii="MS Mincho" w:eastAsia="MS Mincho" w:hAnsi="MS Mincho" w:cs="MS Mincho"/>
          <w:color w:val="000000"/>
        </w:rPr>
      </w:pPr>
      <w:r w:rsidRPr="00B41249">
        <w:rPr>
          <w:rFonts w:ascii="MS Mincho" w:eastAsia="MS Mincho" w:hAnsi="MS Mincho" w:cs="MS Mincho" w:hint="eastAsia"/>
          <w:color w:val="000000"/>
        </w:rPr>
        <w:t>２</w:t>
      </w:r>
      <w:r w:rsidRPr="00B41249">
        <w:rPr>
          <w:rFonts w:ascii="MS Mincho" w:eastAsia="MS Mincho" w:hAnsi="MS Mincho" w:cs="MS Mincho"/>
          <w:color w:val="000000"/>
        </w:rPr>
        <w:t xml:space="preserve"> </w:t>
      </w:r>
      <w:r>
        <w:rPr>
          <w:rFonts w:ascii="MS Mincho" w:eastAsia="MS Mincho" w:hAnsi="MS Mincho" w:cs="MS Mincho" w:hint="eastAsia"/>
          <w:color w:val="000000"/>
        </w:rPr>
        <w:t xml:space="preserve"> </w:t>
      </w:r>
      <w:r w:rsidRPr="00B41249">
        <w:rPr>
          <w:rFonts w:ascii="MS Mincho" w:eastAsia="MS Mincho" w:hAnsi="MS Mincho" w:cs="MS Mincho"/>
          <w:color w:val="000000"/>
        </w:rPr>
        <w:t>甲は、前項の業務完了報告書を受領後５営業日以内に、その内容を確認し、業務完了報告書に記名・押印のうえ、乙に交付する。</w:t>
      </w:r>
    </w:p>
    <w:p w14:paraId="5BBD16D9" w14:textId="7B0A5B63" w:rsidR="00B41249" w:rsidRPr="00B41249" w:rsidRDefault="00B41249" w:rsidP="00B41249">
      <w:pPr>
        <w:ind w:leftChars="50" w:left="105" w:firstLineChars="250" w:firstLine="525"/>
        <w:jc w:val="left"/>
        <w:rPr>
          <w:rFonts w:ascii="MS Mincho" w:eastAsia="MS Mincho" w:hAnsi="MS Mincho" w:cs="MS Mincho"/>
          <w:color w:val="000000"/>
        </w:rPr>
      </w:pPr>
      <w:r w:rsidRPr="00B41249">
        <w:rPr>
          <w:rFonts w:ascii="MS Mincho" w:eastAsia="MS Mincho" w:hAnsi="MS Mincho" w:cs="MS Mincho" w:hint="eastAsia"/>
          <w:color w:val="000000"/>
        </w:rPr>
        <w:t>３</w:t>
      </w:r>
      <w:r w:rsidRPr="00B41249">
        <w:rPr>
          <w:rFonts w:ascii="MS Mincho" w:eastAsia="MS Mincho" w:hAnsi="MS Mincho" w:cs="MS Mincho"/>
          <w:color w:val="000000"/>
        </w:rPr>
        <w:t xml:space="preserve"> </w:t>
      </w:r>
      <w:r>
        <w:rPr>
          <w:rFonts w:ascii="MS Mincho" w:eastAsia="MS Mincho" w:hAnsi="MS Mincho" w:cs="MS Mincho" w:hint="eastAsia"/>
          <w:color w:val="000000"/>
        </w:rPr>
        <w:t xml:space="preserve"> </w:t>
      </w:r>
      <w:r w:rsidRPr="00B41249">
        <w:rPr>
          <w:rFonts w:ascii="MS Mincho" w:eastAsia="MS Mincho" w:hAnsi="MS Mincho" w:cs="MS Mincho"/>
          <w:color w:val="000000"/>
        </w:rPr>
        <w:t>前項により甲が乙に業務完了報告書を交付した時に、本件業務が完了したものとする。</w:t>
      </w:r>
    </w:p>
    <w:p w14:paraId="2DF1E5BF" w14:textId="7EC930D2" w:rsidR="00B41249" w:rsidRDefault="00B41249" w:rsidP="00B41249">
      <w:pPr>
        <w:ind w:leftChars="300" w:left="1050" w:hangingChars="200" w:hanging="420"/>
        <w:jc w:val="left"/>
        <w:rPr>
          <w:rFonts w:ascii="MS Mincho" w:eastAsia="MS Mincho" w:hAnsi="MS Mincho" w:cs="MS Mincho"/>
          <w:color w:val="000000"/>
        </w:rPr>
      </w:pPr>
      <w:r w:rsidRPr="00B41249">
        <w:rPr>
          <w:rFonts w:ascii="MS Mincho" w:eastAsia="MS Mincho" w:hAnsi="MS Mincho" w:cs="MS Mincho" w:hint="eastAsia"/>
          <w:color w:val="000000"/>
        </w:rPr>
        <w:t>４</w:t>
      </w:r>
      <w:r w:rsidRPr="00B41249">
        <w:rPr>
          <w:rFonts w:ascii="MS Mincho" w:eastAsia="MS Mincho" w:hAnsi="MS Mincho" w:cs="MS Mincho"/>
          <w:color w:val="000000"/>
        </w:rPr>
        <w:t xml:space="preserve"> </w:t>
      </w:r>
      <w:r>
        <w:rPr>
          <w:rFonts w:ascii="MS Mincho" w:eastAsia="MS Mincho" w:hAnsi="MS Mincho" w:cs="MS Mincho" w:hint="eastAsia"/>
          <w:color w:val="000000"/>
        </w:rPr>
        <w:t xml:space="preserve"> </w:t>
      </w:r>
      <w:r w:rsidRPr="00B41249">
        <w:rPr>
          <w:rFonts w:ascii="MS Mincho" w:eastAsia="MS Mincho" w:hAnsi="MS Mincho" w:cs="MS Mincho"/>
          <w:color w:val="000000"/>
        </w:rPr>
        <w:t>前項にかかわらず、業務完了報告書が乙に交付されない場合には、前２項の確認期間経過をもって本件業務が完了したものとする。</w:t>
      </w:r>
    </w:p>
    <w:p w14:paraId="00000078" w14:textId="77777777" w:rsidR="00AB4509" w:rsidRDefault="00AB4509">
      <w:pPr>
        <w:jc w:val="left"/>
        <w:rPr>
          <w:rFonts w:ascii="MS Mincho" w:eastAsia="MS Mincho" w:hAnsi="MS Mincho" w:cs="MS Mincho"/>
        </w:rPr>
      </w:pPr>
    </w:p>
    <w:p w14:paraId="00000079" w14:textId="77777777" w:rsidR="00AB4509" w:rsidRDefault="00000000">
      <w:pPr>
        <w:jc w:val="left"/>
        <w:rPr>
          <w:rFonts w:ascii="MS Mincho" w:eastAsia="MS Mincho" w:hAnsi="MS Mincho" w:cs="MS Mincho"/>
        </w:rPr>
      </w:pPr>
      <w:r>
        <w:rPr>
          <w:rFonts w:ascii="MS Mincho" w:eastAsia="MS Mincho" w:hAnsi="MS Mincho" w:cs="MS Mincho"/>
        </w:rPr>
        <w:t>(契約の解除)</w:t>
      </w:r>
    </w:p>
    <w:p w14:paraId="0000007A" w14:textId="6F544E53" w:rsidR="00AB4509" w:rsidRDefault="00000000">
      <w:pPr>
        <w:ind w:left="1012" w:hanging="1050"/>
        <w:jc w:val="left"/>
        <w:rPr>
          <w:rFonts w:ascii="MS Mincho" w:eastAsia="MS Mincho" w:hAnsi="MS Mincho" w:cs="MS Mincho"/>
        </w:rPr>
      </w:pPr>
      <w:r>
        <w:rPr>
          <w:rFonts w:ascii="MS Mincho" w:eastAsia="MS Mincho" w:hAnsi="MS Mincho" w:cs="MS Mincho"/>
        </w:rPr>
        <w:t>第２</w:t>
      </w:r>
      <w:r w:rsidR="002A6CA9">
        <w:rPr>
          <w:rFonts w:ascii="MS Mincho" w:eastAsia="MS Mincho" w:hAnsi="MS Mincho" w:cs="MS Mincho" w:hint="eastAsia"/>
        </w:rPr>
        <w:t>２</w:t>
      </w:r>
      <w:r>
        <w:rPr>
          <w:rFonts w:ascii="MS Mincho" w:eastAsia="MS Mincho" w:hAnsi="MS Mincho" w:cs="MS Mincho"/>
        </w:rPr>
        <w:t>条　甲および乙は、相手方が次の各号の一に該当する場合、何らの催告を要することなく、本契約または個別契約の全部または一部を解除することができる。</w:t>
      </w:r>
    </w:p>
    <w:p w14:paraId="0000007B" w14:textId="77777777" w:rsidR="00AB4509" w:rsidRDefault="00000000">
      <w:pPr>
        <w:ind w:left="1690" w:hanging="630"/>
        <w:jc w:val="left"/>
        <w:rPr>
          <w:rFonts w:ascii="MS Mincho" w:eastAsia="MS Mincho" w:hAnsi="MS Mincho" w:cs="MS Mincho"/>
        </w:rPr>
      </w:pPr>
      <w:r>
        <w:rPr>
          <w:rFonts w:ascii="MS Mincho" w:eastAsia="MS Mincho" w:hAnsi="MS Mincho" w:cs="MS Mincho"/>
        </w:rPr>
        <w:t>（１）本契約または個別契約の一に違反し、相当期間を定めて是正要請をしてもなおこれを正さない場合</w:t>
      </w:r>
    </w:p>
    <w:p w14:paraId="0000007C" w14:textId="77777777" w:rsidR="00AB4509" w:rsidRDefault="00000000">
      <w:pPr>
        <w:ind w:left="1690" w:hanging="630"/>
        <w:jc w:val="left"/>
        <w:rPr>
          <w:rFonts w:ascii="MS Mincho" w:eastAsia="MS Mincho" w:hAnsi="MS Mincho" w:cs="MS Mincho"/>
        </w:rPr>
      </w:pPr>
      <w:r>
        <w:rPr>
          <w:rFonts w:ascii="MS Mincho" w:eastAsia="MS Mincho" w:hAnsi="MS Mincho" w:cs="MS Mincho"/>
        </w:rPr>
        <w:t>（２）監督官庁より営業の取消、停止等の処分を受けた場合</w:t>
      </w:r>
    </w:p>
    <w:p w14:paraId="0000007D" w14:textId="77777777" w:rsidR="00AB4509" w:rsidRDefault="00000000">
      <w:pPr>
        <w:ind w:left="640" w:firstLine="420"/>
        <w:jc w:val="left"/>
        <w:rPr>
          <w:rFonts w:ascii="MS Mincho" w:eastAsia="MS Mincho" w:hAnsi="MS Mincho" w:cs="MS Mincho"/>
        </w:rPr>
      </w:pPr>
      <w:r>
        <w:rPr>
          <w:rFonts w:ascii="MS Mincho" w:eastAsia="MS Mincho" w:hAnsi="MS Mincho" w:cs="MS Mincho"/>
        </w:rPr>
        <w:t>（３）自ら振出しもしくは引受けた手形、小切手の不渡りを１回でも出した場合</w:t>
      </w:r>
    </w:p>
    <w:p w14:paraId="0000007E" w14:textId="77777777" w:rsidR="00AB4509" w:rsidRDefault="00000000">
      <w:pPr>
        <w:ind w:left="1690" w:hanging="630"/>
        <w:jc w:val="left"/>
        <w:rPr>
          <w:rFonts w:ascii="MS Mincho" w:eastAsia="MS Mincho" w:hAnsi="MS Mincho" w:cs="MS Mincho"/>
          <w:color w:val="000000"/>
        </w:rPr>
      </w:pPr>
      <w:r>
        <w:rPr>
          <w:rFonts w:ascii="MS Mincho" w:eastAsia="MS Mincho" w:hAnsi="MS Mincho" w:cs="MS Mincho"/>
        </w:rPr>
        <w:t>（４）第三者より仮差押、差押、仮処分、強制執行、競売等</w:t>
      </w:r>
      <w:r>
        <w:rPr>
          <w:rFonts w:ascii="MS Mincho" w:eastAsia="MS Mincho" w:hAnsi="MS Mincho" w:cs="MS Mincho"/>
          <w:color w:val="000000"/>
        </w:rPr>
        <w:t>の申立を受け、または公租公課の滞納処分その他公権力の処分を受けた場合</w:t>
      </w:r>
    </w:p>
    <w:p w14:paraId="0000007F" w14:textId="77777777" w:rsidR="00AB4509" w:rsidRDefault="00000000">
      <w:pPr>
        <w:ind w:left="1690" w:hanging="630"/>
        <w:jc w:val="left"/>
        <w:rPr>
          <w:rFonts w:ascii="MS Mincho" w:eastAsia="MS Mincho" w:hAnsi="MS Mincho" w:cs="MS Mincho"/>
        </w:rPr>
      </w:pPr>
      <w:r>
        <w:rPr>
          <w:rFonts w:ascii="MS Mincho" w:eastAsia="MS Mincho" w:hAnsi="MS Mincho" w:cs="MS Mincho"/>
          <w:color w:val="000000"/>
        </w:rPr>
        <w:t>（５）破産、民事再生、会社更生、特別清算の申立を受け、もしくは自らこれをなした場合、または特定調停の申立をなした場合</w:t>
      </w:r>
    </w:p>
    <w:p w14:paraId="00000080" w14:textId="77777777" w:rsidR="00AB4509" w:rsidRDefault="00000000">
      <w:pPr>
        <w:ind w:left="1690" w:hanging="630"/>
        <w:jc w:val="left"/>
        <w:rPr>
          <w:rFonts w:ascii="MS Mincho" w:eastAsia="MS Mincho" w:hAnsi="MS Mincho" w:cs="MS Mincho"/>
        </w:rPr>
      </w:pPr>
      <w:r>
        <w:rPr>
          <w:rFonts w:ascii="MS Mincho" w:eastAsia="MS Mincho" w:hAnsi="MS Mincho" w:cs="MS Mincho"/>
        </w:rPr>
        <w:t>（６）その他前各号に準じる事由が生じ、信用状態が悪化したと認められる場合</w:t>
      </w:r>
    </w:p>
    <w:p w14:paraId="00000081" w14:textId="77777777" w:rsidR="00AB4509" w:rsidRDefault="00AB4509">
      <w:pPr>
        <w:jc w:val="left"/>
        <w:rPr>
          <w:rFonts w:ascii="MS Mincho" w:eastAsia="MS Mincho" w:hAnsi="MS Mincho" w:cs="MS Mincho"/>
        </w:rPr>
      </w:pPr>
    </w:p>
    <w:p w14:paraId="00000082" w14:textId="77777777" w:rsidR="00AB4509" w:rsidRDefault="00000000">
      <w:pPr>
        <w:jc w:val="left"/>
        <w:rPr>
          <w:rFonts w:ascii="MS Mincho" w:eastAsia="MS Mincho" w:hAnsi="MS Mincho" w:cs="MS Mincho"/>
        </w:rPr>
      </w:pPr>
      <w:r>
        <w:rPr>
          <w:rFonts w:ascii="MS Mincho" w:eastAsia="MS Mincho" w:hAnsi="MS Mincho" w:cs="MS Mincho"/>
        </w:rPr>
        <w:t>（契約解除後の処置）</w:t>
      </w:r>
    </w:p>
    <w:p w14:paraId="00000083" w14:textId="2CB40E98" w:rsidR="00AB4509" w:rsidRDefault="00000000">
      <w:pPr>
        <w:ind w:left="1050" w:hanging="1050"/>
        <w:jc w:val="left"/>
        <w:rPr>
          <w:rFonts w:ascii="MS Mincho" w:eastAsia="MS Mincho" w:hAnsi="MS Mincho" w:cs="MS Mincho"/>
        </w:rPr>
      </w:pPr>
      <w:r>
        <w:rPr>
          <w:rFonts w:ascii="MS Mincho" w:eastAsia="MS Mincho" w:hAnsi="MS Mincho" w:cs="MS Mincho"/>
        </w:rPr>
        <w:t>第２</w:t>
      </w:r>
      <w:r w:rsidR="002A6CA9">
        <w:rPr>
          <w:rFonts w:ascii="MS Mincho" w:eastAsia="MS Mincho" w:hAnsi="MS Mincho" w:cs="MS Mincho" w:hint="eastAsia"/>
        </w:rPr>
        <w:t>３</w:t>
      </w:r>
      <w:r>
        <w:rPr>
          <w:rFonts w:ascii="MS Mincho" w:eastAsia="MS Mincho" w:hAnsi="MS Mincho" w:cs="MS Mincho"/>
        </w:rPr>
        <w:t>条　前条により契約解除の事由が生じた場合、甲乙いずれも相手方に対する一切の債務は期限の利益を失い、その債務の全額を直ちに弁済するものとする。</w:t>
      </w:r>
    </w:p>
    <w:p w14:paraId="00000084" w14:textId="77777777" w:rsidR="00AB4509" w:rsidRDefault="00000000">
      <w:pPr>
        <w:ind w:left="1050" w:hanging="420"/>
        <w:jc w:val="left"/>
        <w:rPr>
          <w:rFonts w:ascii="MS Mincho" w:eastAsia="MS Mincho" w:hAnsi="MS Mincho" w:cs="MS Mincho"/>
        </w:rPr>
      </w:pPr>
      <w:r>
        <w:rPr>
          <w:rFonts w:ascii="MS Mincho" w:eastAsia="MS Mincho" w:hAnsi="MS Mincho" w:cs="MS Mincho"/>
        </w:rPr>
        <w:t>２　甲または乙は、前条に定める契約解除によって損害を被った場合、それが相手方の責めに帰すべき事由によるものである場合には、相手方に対し当該損害の賠償を請求することができる。</w:t>
      </w:r>
    </w:p>
    <w:p w14:paraId="00000085" w14:textId="77777777" w:rsidR="00AB4509" w:rsidRDefault="00AB4509">
      <w:pPr>
        <w:jc w:val="left"/>
        <w:rPr>
          <w:rFonts w:ascii="MS Mincho" w:eastAsia="MS Mincho" w:hAnsi="MS Mincho" w:cs="MS Mincho"/>
        </w:rPr>
      </w:pPr>
    </w:p>
    <w:p w14:paraId="00000086" w14:textId="77777777" w:rsidR="00AB4509" w:rsidRDefault="00000000">
      <w:pPr>
        <w:jc w:val="left"/>
        <w:rPr>
          <w:rFonts w:ascii="MS Mincho" w:eastAsia="MS Mincho" w:hAnsi="MS Mincho" w:cs="MS Mincho"/>
        </w:rPr>
      </w:pPr>
      <w:r>
        <w:rPr>
          <w:rFonts w:ascii="MS Mincho" w:eastAsia="MS Mincho" w:hAnsi="MS Mincho" w:cs="MS Mincho"/>
        </w:rPr>
        <w:t>（反社会的勢力の排除）</w:t>
      </w:r>
    </w:p>
    <w:p w14:paraId="00000087" w14:textId="4542FFE2" w:rsidR="00AB4509" w:rsidRDefault="00000000">
      <w:pPr>
        <w:ind w:left="1050" w:hanging="1050"/>
        <w:jc w:val="left"/>
        <w:rPr>
          <w:rFonts w:ascii="MS Mincho" w:eastAsia="MS Mincho" w:hAnsi="MS Mincho" w:cs="MS Mincho"/>
          <w:color w:val="000000"/>
        </w:rPr>
      </w:pPr>
      <w:bookmarkStart w:id="26" w:name="_3dy6vkm" w:colFirst="0" w:colLast="0"/>
      <w:bookmarkEnd w:id="26"/>
      <w:r>
        <w:rPr>
          <w:rFonts w:ascii="MS Mincho" w:eastAsia="MS Mincho" w:hAnsi="MS Mincho" w:cs="MS Mincho"/>
        </w:rPr>
        <w:t>第２</w:t>
      </w:r>
      <w:r w:rsidR="002A6CA9">
        <w:rPr>
          <w:rFonts w:ascii="MS Mincho" w:eastAsia="MS Mincho" w:hAnsi="MS Mincho" w:cs="MS Mincho" w:hint="eastAsia"/>
        </w:rPr>
        <w:t>４</w:t>
      </w:r>
      <w:r>
        <w:rPr>
          <w:rFonts w:ascii="MS Mincho" w:eastAsia="MS Mincho" w:hAnsi="MS Mincho" w:cs="MS Mincho"/>
        </w:rPr>
        <w:t>条　甲および乙は、現在および将来において、自らまたはその役員もしくは従業員が、反社会的勢力（警察庁「組織犯罪対策要項」記載の暴力団、暴力団員、暴力団準構成員、暴力団関係企業、総会屋、社会運動標榜ゴロ、および特殊</w:t>
      </w:r>
      <w:r>
        <w:rPr>
          <w:rFonts w:ascii="MS Mincho" w:eastAsia="MS Mincho" w:hAnsi="MS Mincho" w:cs="MS Mincho"/>
          <w:color w:val="000000"/>
        </w:rPr>
        <w:t>知能暴力集団等をいい、以下同じ）に該当しないこと、および反社会的勢力との関係を一切持たないことを表明し保証する。</w:t>
      </w:r>
    </w:p>
    <w:p w14:paraId="00000088"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 xml:space="preserve">　　　２　甲および乙は、自らまたは第三者を利用して、暴力的な要求や法的な責任を超えた不当な要求といった違法行為を行わないことを表明し保証する。</w:t>
      </w:r>
    </w:p>
    <w:p w14:paraId="00000089"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 xml:space="preserve">　　　３　甲および乙は、相手方が本条に違反した場合、何らの催告なく本契約および個別契約の全部または一部を解除することができる。また、違反した相手方に対する損害賠償の請求を妨げられない。</w:t>
      </w:r>
    </w:p>
    <w:p w14:paraId="0000008A" w14:textId="77777777" w:rsidR="00AB4509" w:rsidRDefault="00000000">
      <w:pPr>
        <w:ind w:left="1050" w:hanging="1050"/>
        <w:jc w:val="left"/>
        <w:rPr>
          <w:rFonts w:ascii="MS Mincho" w:eastAsia="MS Mincho" w:hAnsi="MS Mincho" w:cs="MS Mincho"/>
        </w:rPr>
      </w:pPr>
      <w:r>
        <w:rPr>
          <w:rFonts w:ascii="MS Mincho" w:eastAsia="MS Mincho" w:hAnsi="MS Mincho" w:cs="MS Mincho"/>
          <w:color w:val="000000"/>
        </w:rPr>
        <w:t xml:space="preserve">　　　４　甲および乙は、前項の解除により違反した相手</w:t>
      </w:r>
      <w:r>
        <w:rPr>
          <w:rFonts w:ascii="MS Mincho" w:eastAsia="MS Mincho" w:hAnsi="MS Mincho" w:cs="MS Mincho"/>
        </w:rPr>
        <w:t>方に損害が発生した場合でも、これを一切賠償しない。</w:t>
      </w:r>
    </w:p>
    <w:p w14:paraId="0000008B" w14:textId="77777777" w:rsidR="00AB4509" w:rsidRDefault="00AB4509">
      <w:pPr>
        <w:jc w:val="left"/>
        <w:rPr>
          <w:rFonts w:ascii="MS Mincho" w:eastAsia="MS Mincho" w:hAnsi="MS Mincho" w:cs="MS Mincho"/>
        </w:rPr>
      </w:pPr>
    </w:p>
    <w:p w14:paraId="0000008C" w14:textId="77777777" w:rsidR="00AB4509" w:rsidRDefault="00000000">
      <w:pPr>
        <w:ind w:left="1050" w:hanging="1050"/>
        <w:jc w:val="left"/>
        <w:rPr>
          <w:rFonts w:ascii="MS Mincho" w:eastAsia="MS Mincho" w:hAnsi="MS Mincho" w:cs="MS Mincho"/>
        </w:rPr>
      </w:pPr>
      <w:r>
        <w:rPr>
          <w:rFonts w:ascii="MS Mincho" w:eastAsia="MS Mincho" w:hAnsi="MS Mincho" w:cs="MS Mincho"/>
        </w:rPr>
        <w:t>（損害賠償）</w:t>
      </w:r>
    </w:p>
    <w:p w14:paraId="0000008D" w14:textId="5CD4F9D1" w:rsidR="00AB4509" w:rsidRDefault="00000000">
      <w:pPr>
        <w:ind w:left="1050" w:hanging="1050"/>
        <w:jc w:val="left"/>
        <w:rPr>
          <w:rFonts w:ascii="MS Mincho" w:eastAsia="MS Mincho" w:hAnsi="MS Mincho" w:cs="MS Mincho"/>
        </w:rPr>
      </w:pPr>
      <w:r>
        <w:rPr>
          <w:rFonts w:ascii="MS Mincho" w:eastAsia="MS Mincho" w:hAnsi="MS Mincho" w:cs="MS Mincho"/>
        </w:rPr>
        <w:t>第２</w:t>
      </w:r>
      <w:r w:rsidR="002A6CA9">
        <w:rPr>
          <w:rFonts w:ascii="MS Mincho" w:eastAsia="MS Mincho" w:hAnsi="MS Mincho" w:cs="MS Mincho" w:hint="eastAsia"/>
        </w:rPr>
        <w:t>５</w:t>
      </w:r>
      <w:r>
        <w:rPr>
          <w:rFonts w:ascii="MS Mincho" w:eastAsia="MS Mincho" w:hAnsi="MS Mincho" w:cs="MS Mincho"/>
        </w:rPr>
        <w:t xml:space="preserve">条　</w:t>
      </w:r>
      <w:r>
        <w:rPr>
          <w:rFonts w:ascii="MS Mincho" w:eastAsia="MS Mincho" w:hAnsi="MS Mincho" w:cs="MS Mincho"/>
          <w:color w:val="000000"/>
        </w:rPr>
        <w:t>甲および乙は、本契約の履行に関し、相手方の責めに帰すべき事由により損害を被った場合、相手方に対して、現実に被った通常かつ直接の損害に限り、損害賠償を請求することができる。ただし、乙が甲に対して損害賠償責任を負う場合の損害賠償の累積総額は、請求原因の如何に関わらず、本契約に基づき甲が乙に対して実際に支払った業務委託料の合計相当額を限度とする。</w:t>
      </w:r>
      <w:r w:rsidR="00A65A07" w:rsidRPr="00A65A07">
        <w:rPr>
          <w:rFonts w:ascii="MS Mincho" w:eastAsia="MS Mincho" w:hAnsi="MS Mincho" w:cs="MS Mincho" w:hint="eastAsia"/>
          <w:color w:val="000000"/>
        </w:rPr>
        <w:t>なお、第１７条（秘密保持）または第１８条（個人情報）の定めに違反したことによる損害賠償については、本項ただし書きの上限は適用されないものとする。</w:t>
      </w:r>
    </w:p>
    <w:p w14:paraId="0000008E" w14:textId="77777777" w:rsidR="00AB4509" w:rsidRDefault="00AB4509">
      <w:pPr>
        <w:ind w:left="1050" w:hanging="1050"/>
        <w:jc w:val="left"/>
        <w:rPr>
          <w:rFonts w:ascii="MS Mincho" w:eastAsia="MS Mincho" w:hAnsi="MS Mincho" w:cs="MS Mincho"/>
        </w:rPr>
      </w:pPr>
    </w:p>
    <w:p w14:paraId="0000008F" w14:textId="77777777" w:rsidR="00AB4509" w:rsidRDefault="00000000">
      <w:pPr>
        <w:jc w:val="left"/>
        <w:rPr>
          <w:rFonts w:ascii="MS Mincho" w:eastAsia="MS Mincho" w:hAnsi="MS Mincho" w:cs="MS Mincho"/>
        </w:rPr>
      </w:pPr>
      <w:r>
        <w:rPr>
          <w:rFonts w:ascii="MS Mincho" w:eastAsia="MS Mincho" w:hAnsi="MS Mincho" w:cs="MS Mincho"/>
        </w:rPr>
        <w:t>（不可抗力免責）</w:t>
      </w:r>
    </w:p>
    <w:p w14:paraId="00000090" w14:textId="7BFF7986" w:rsidR="00AB4509" w:rsidRDefault="00000000">
      <w:pPr>
        <w:ind w:left="1050" w:hanging="1050"/>
        <w:jc w:val="left"/>
        <w:rPr>
          <w:rFonts w:ascii="MS Mincho" w:eastAsia="MS Mincho" w:hAnsi="MS Mincho" w:cs="MS Mincho"/>
        </w:rPr>
      </w:pPr>
      <w:r>
        <w:rPr>
          <w:rFonts w:ascii="MS Mincho" w:eastAsia="MS Mincho" w:hAnsi="MS Mincho" w:cs="MS Mincho"/>
        </w:rPr>
        <w:t>第</w:t>
      </w:r>
      <w:r>
        <w:rPr>
          <w:rFonts w:ascii="MS Mincho" w:eastAsia="MS Mincho" w:hAnsi="MS Mincho" w:cs="MS Mincho"/>
          <w:color w:val="000000"/>
        </w:rPr>
        <w:t>２</w:t>
      </w:r>
      <w:r w:rsidR="002A6CA9">
        <w:rPr>
          <w:rFonts w:ascii="MS Mincho" w:eastAsia="MS Mincho" w:hAnsi="MS Mincho" w:cs="MS Mincho" w:hint="eastAsia"/>
          <w:color w:val="000000"/>
        </w:rPr>
        <w:t>６</w:t>
      </w:r>
      <w:r>
        <w:rPr>
          <w:rFonts w:ascii="MS Mincho" w:eastAsia="MS Mincho" w:hAnsi="MS Mincho" w:cs="MS Mincho"/>
          <w:color w:val="000000"/>
        </w:rPr>
        <w:t>条　甲および乙は、天災地変、戦争、騒乱、輸送機関・通信回線の事故、法令・規則の改正、公権力による命令処分、疫病・感染症の流行等の不可抗力、その他の自己の責めに帰することができない事由により、本契約および個別契約の全部または一部の履行に支障が生じ</w:t>
      </w:r>
      <w:r>
        <w:rPr>
          <w:rFonts w:ascii="MS Mincho" w:eastAsia="MS Mincho" w:hAnsi="MS Mincho" w:cs="MS Mincho"/>
          <w:color w:val="000000"/>
        </w:rPr>
        <w:lastRenderedPageBreak/>
        <w:t>た場合は、相手方に対し、その責任を負わないもの</w:t>
      </w:r>
      <w:r>
        <w:rPr>
          <w:rFonts w:ascii="MS Mincho" w:eastAsia="MS Mincho" w:hAnsi="MS Mincho" w:cs="MS Mincho"/>
        </w:rPr>
        <w:t>とする。</w:t>
      </w:r>
    </w:p>
    <w:p w14:paraId="00000091" w14:textId="77777777" w:rsidR="00AB4509" w:rsidRDefault="00AB4509">
      <w:pPr>
        <w:ind w:left="1050" w:hanging="1050"/>
        <w:jc w:val="left"/>
        <w:rPr>
          <w:rFonts w:ascii="MS Mincho" w:eastAsia="MS Mincho" w:hAnsi="MS Mincho" w:cs="MS Mincho"/>
        </w:rPr>
      </w:pPr>
    </w:p>
    <w:p w14:paraId="00000092" w14:textId="77777777" w:rsidR="00AB4509" w:rsidRDefault="00000000">
      <w:pPr>
        <w:jc w:val="left"/>
        <w:rPr>
          <w:rFonts w:ascii="MS Mincho" w:eastAsia="MS Mincho" w:hAnsi="MS Mincho" w:cs="MS Mincho"/>
        </w:rPr>
      </w:pPr>
      <w:r>
        <w:rPr>
          <w:rFonts w:ascii="MS Mincho" w:eastAsia="MS Mincho" w:hAnsi="MS Mincho" w:cs="MS Mincho"/>
        </w:rPr>
        <w:t>(有効期間)</w:t>
      </w:r>
    </w:p>
    <w:p w14:paraId="00000093" w14:textId="67E99F6A" w:rsidR="00AB4509" w:rsidRDefault="00000000">
      <w:pPr>
        <w:ind w:left="1050" w:hanging="1050"/>
        <w:jc w:val="left"/>
        <w:rPr>
          <w:rFonts w:ascii="MS Mincho" w:eastAsia="MS Mincho" w:hAnsi="MS Mincho" w:cs="MS Mincho"/>
          <w:color w:val="000000"/>
        </w:rPr>
      </w:pPr>
      <w:r>
        <w:rPr>
          <w:rFonts w:ascii="MS Mincho" w:eastAsia="MS Mincho" w:hAnsi="MS Mincho" w:cs="MS Mincho"/>
        </w:rPr>
        <w:t>第</w:t>
      </w:r>
      <w:r>
        <w:rPr>
          <w:rFonts w:ascii="MS Mincho" w:eastAsia="MS Mincho" w:hAnsi="MS Mincho" w:cs="MS Mincho"/>
          <w:color w:val="000000"/>
        </w:rPr>
        <w:t>２</w:t>
      </w:r>
      <w:r w:rsidR="002A6CA9">
        <w:rPr>
          <w:rFonts w:ascii="MS Mincho" w:eastAsia="MS Mincho" w:hAnsi="MS Mincho" w:cs="MS Mincho" w:hint="eastAsia"/>
          <w:color w:val="000000"/>
        </w:rPr>
        <w:t>７</w:t>
      </w:r>
      <w:r>
        <w:rPr>
          <w:rFonts w:ascii="MS Mincho" w:eastAsia="MS Mincho" w:hAnsi="MS Mincho" w:cs="MS Mincho"/>
          <w:color w:val="000000"/>
        </w:rPr>
        <w:t>条　本契約の有効期間は、本契約の締結日から起算し１年間とする。ただし、本契約の期間満了の日の３ヵ月前までに甲乙いずれの側からも書面による契約終了の意思表示がない場合には、本契約は更に１年間延長されるものとし、以降も同様とする。</w:t>
      </w:r>
    </w:p>
    <w:p w14:paraId="00000094" w14:textId="77777777" w:rsidR="00AB4509" w:rsidRDefault="00AB4509">
      <w:pPr>
        <w:jc w:val="left"/>
        <w:rPr>
          <w:rFonts w:ascii="MS Mincho" w:eastAsia="MS Mincho" w:hAnsi="MS Mincho" w:cs="MS Mincho"/>
          <w:color w:val="000000"/>
        </w:rPr>
      </w:pPr>
    </w:p>
    <w:p w14:paraId="00000095" w14:textId="77777777" w:rsidR="00AB4509" w:rsidRDefault="00000000">
      <w:pPr>
        <w:widowControl/>
        <w:jc w:val="left"/>
        <w:rPr>
          <w:rFonts w:ascii="MS Mincho" w:eastAsia="MS Mincho" w:hAnsi="MS Mincho" w:cs="MS Mincho"/>
          <w:color w:val="000000"/>
        </w:rPr>
      </w:pPr>
      <w:r>
        <w:rPr>
          <w:rFonts w:ascii="MS Mincho" w:eastAsia="MS Mincho" w:hAnsi="MS Mincho" w:cs="MS Mincho"/>
          <w:color w:val="000000"/>
        </w:rPr>
        <w:t>(権利譲渡等の禁止)</w:t>
      </w:r>
    </w:p>
    <w:p w14:paraId="00000096" w14:textId="3956C025" w:rsidR="00AB4509" w:rsidRDefault="00000000">
      <w:pPr>
        <w:ind w:left="1050" w:hanging="1050"/>
        <w:jc w:val="left"/>
        <w:rPr>
          <w:rFonts w:ascii="MS Mincho" w:eastAsia="MS Mincho" w:hAnsi="MS Mincho" w:cs="MS Mincho"/>
          <w:color w:val="000000"/>
        </w:rPr>
      </w:pPr>
      <w:bookmarkStart w:id="27" w:name="_1t3h5sf" w:colFirst="0" w:colLast="0"/>
      <w:bookmarkEnd w:id="27"/>
      <w:r>
        <w:rPr>
          <w:rFonts w:ascii="MS Mincho" w:eastAsia="MS Mincho" w:hAnsi="MS Mincho" w:cs="MS Mincho"/>
          <w:color w:val="000000"/>
        </w:rPr>
        <w:t>第２</w:t>
      </w:r>
      <w:r w:rsidR="002A6CA9">
        <w:rPr>
          <w:rFonts w:ascii="MS Mincho" w:eastAsia="MS Mincho" w:hAnsi="MS Mincho" w:cs="MS Mincho" w:hint="eastAsia"/>
          <w:color w:val="000000"/>
        </w:rPr>
        <w:t>８</w:t>
      </w:r>
      <w:r>
        <w:rPr>
          <w:rFonts w:ascii="MS Mincho" w:eastAsia="MS Mincho" w:hAnsi="MS Mincho" w:cs="MS Mincho"/>
          <w:color w:val="000000"/>
        </w:rPr>
        <w:t>条　甲および乙は、相手方の事前の書面による承諾なしに、本契約および個別契約から生ずる権利義務および契約当事者たる地位を第三者に譲渡し、または継承させてはならないものとする。</w:t>
      </w:r>
    </w:p>
    <w:p w14:paraId="00000097" w14:textId="77777777" w:rsidR="00AB4509" w:rsidRDefault="00000000">
      <w:pPr>
        <w:tabs>
          <w:tab w:val="left" w:pos="35"/>
        </w:tabs>
        <w:jc w:val="left"/>
        <w:rPr>
          <w:rFonts w:ascii="MS Mincho" w:eastAsia="MS Mincho" w:hAnsi="MS Mincho" w:cs="MS Mincho"/>
          <w:color w:val="000000"/>
        </w:rPr>
      </w:pPr>
      <w:r>
        <w:rPr>
          <w:rFonts w:ascii="MS Mincho" w:eastAsia="MS Mincho" w:hAnsi="MS Mincho" w:cs="MS Mincho"/>
          <w:color w:val="000000"/>
        </w:rPr>
        <w:tab/>
      </w:r>
    </w:p>
    <w:p w14:paraId="00000098" w14:textId="77777777"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（契約の変更）</w:t>
      </w:r>
    </w:p>
    <w:p w14:paraId="00000099" w14:textId="01FE527B"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第２</w:t>
      </w:r>
      <w:r w:rsidR="002A6CA9">
        <w:rPr>
          <w:rFonts w:ascii="MS Mincho" w:eastAsia="MS Mincho" w:hAnsi="MS Mincho" w:cs="MS Mincho" w:hint="eastAsia"/>
          <w:color w:val="000000"/>
        </w:rPr>
        <w:t>９</w:t>
      </w:r>
      <w:r>
        <w:rPr>
          <w:rFonts w:ascii="MS Mincho" w:eastAsia="MS Mincho" w:hAnsi="MS Mincho" w:cs="MS Mincho"/>
          <w:color w:val="000000"/>
        </w:rPr>
        <w:t>条　甲および乙は、相手方に対して本契約の変更を申し出ることができるものとし、変更は両当事者の権限を有する者が記名押印した書面によって行うものとする。</w:t>
      </w:r>
    </w:p>
    <w:p w14:paraId="0000009A" w14:textId="77777777" w:rsidR="00AB4509" w:rsidRDefault="00AB4509">
      <w:pPr>
        <w:ind w:left="1050" w:hanging="1050"/>
        <w:jc w:val="left"/>
        <w:rPr>
          <w:rFonts w:ascii="MS Mincho" w:eastAsia="MS Mincho" w:hAnsi="MS Mincho" w:cs="MS Mincho"/>
        </w:rPr>
      </w:pPr>
    </w:p>
    <w:p w14:paraId="0000009B" w14:textId="77777777" w:rsidR="00AB4509" w:rsidRDefault="00000000">
      <w:pPr>
        <w:jc w:val="left"/>
        <w:rPr>
          <w:rFonts w:ascii="MS Mincho" w:eastAsia="MS Mincho" w:hAnsi="MS Mincho" w:cs="MS Mincho"/>
        </w:rPr>
      </w:pPr>
      <w:bookmarkStart w:id="28" w:name="_4d34og8" w:colFirst="0" w:colLast="0"/>
      <w:bookmarkEnd w:id="28"/>
      <w:r>
        <w:rPr>
          <w:rFonts w:ascii="MS Mincho" w:eastAsia="MS Mincho" w:hAnsi="MS Mincho" w:cs="MS Mincho"/>
        </w:rPr>
        <w:t>（引き抜き行為の禁止）</w:t>
      </w:r>
    </w:p>
    <w:p w14:paraId="0000009C" w14:textId="0260CA85" w:rsidR="00AB4509" w:rsidRDefault="00000000">
      <w:pPr>
        <w:ind w:left="1050" w:hanging="1050"/>
        <w:rPr>
          <w:rFonts w:ascii="MS Mincho" w:eastAsia="MS Mincho" w:hAnsi="MS Mincho" w:cs="MS Mincho"/>
          <w:color w:val="000000"/>
        </w:rPr>
      </w:pPr>
      <w:r>
        <w:rPr>
          <w:rFonts w:ascii="MS Mincho" w:eastAsia="MS Mincho" w:hAnsi="MS Mincho" w:cs="MS Mincho"/>
          <w:color w:val="000000"/>
        </w:rPr>
        <w:t>第</w:t>
      </w:r>
      <w:r w:rsidR="002A6CA9">
        <w:rPr>
          <w:rFonts w:ascii="MS Mincho" w:eastAsia="MS Mincho" w:hAnsi="MS Mincho" w:cs="MS Mincho" w:hint="eastAsia"/>
          <w:color w:val="000000"/>
        </w:rPr>
        <w:t>３０</w:t>
      </w:r>
      <w:r>
        <w:rPr>
          <w:rFonts w:ascii="MS Mincho" w:eastAsia="MS Mincho" w:hAnsi="MS Mincho" w:cs="MS Mincho"/>
          <w:color w:val="000000"/>
        </w:rPr>
        <w:t>条　甲は、乙の従業員等に対し、甲または甲の関連会社への転職を促すなどの引き抜き行為等を行わないことを確約する。</w:t>
      </w:r>
    </w:p>
    <w:p w14:paraId="0000009D" w14:textId="77777777" w:rsidR="00AB4509" w:rsidRDefault="00AB4509">
      <w:pPr>
        <w:ind w:left="1050" w:hanging="1050"/>
        <w:rPr>
          <w:rFonts w:ascii="MS Mincho" w:eastAsia="MS Mincho" w:hAnsi="MS Mincho" w:cs="MS Mincho"/>
          <w:color w:val="000000"/>
        </w:rPr>
      </w:pPr>
    </w:p>
    <w:p w14:paraId="0000009E" w14:textId="77777777" w:rsidR="00AB4509" w:rsidRDefault="00000000">
      <w:pPr>
        <w:rPr>
          <w:rFonts w:ascii="MS Mincho" w:eastAsia="MS Mincho" w:hAnsi="MS Mincho" w:cs="MS Mincho"/>
          <w:color w:val="000000"/>
        </w:rPr>
      </w:pPr>
      <w:r>
        <w:rPr>
          <w:rFonts w:ascii="MS Mincho" w:eastAsia="MS Mincho" w:hAnsi="MS Mincho" w:cs="MS Mincho"/>
          <w:color w:val="000000"/>
        </w:rPr>
        <w:t>（ロゴ等の掲載）</w:t>
      </w:r>
    </w:p>
    <w:p w14:paraId="0000009F" w14:textId="3763E487" w:rsidR="00AB4509" w:rsidRDefault="00000000">
      <w:pPr>
        <w:ind w:left="1050" w:hanging="1050"/>
        <w:rPr>
          <w:rFonts w:ascii="MS Mincho" w:eastAsia="MS Mincho" w:hAnsi="MS Mincho" w:cs="MS Mincho"/>
        </w:rPr>
      </w:pPr>
      <w:r>
        <w:rPr>
          <w:rFonts w:ascii="MS Mincho" w:eastAsia="MS Mincho" w:hAnsi="MS Mincho" w:cs="MS Mincho"/>
          <w:color w:val="000000"/>
        </w:rPr>
        <w:t>第３</w:t>
      </w:r>
      <w:r w:rsidR="002A6CA9">
        <w:rPr>
          <w:rFonts w:ascii="MS Mincho" w:eastAsia="MS Mincho" w:hAnsi="MS Mincho" w:cs="MS Mincho" w:hint="eastAsia"/>
          <w:color w:val="000000"/>
        </w:rPr>
        <w:t>１</w:t>
      </w:r>
      <w:r>
        <w:rPr>
          <w:rFonts w:ascii="MS Mincho" w:eastAsia="MS Mincho" w:hAnsi="MS Mincho" w:cs="MS Mincho"/>
          <w:color w:val="000000"/>
        </w:rPr>
        <w:t>条　乙は、事前に甲の承諾を得た場合には、甲の名称、企業ロゴその他甲を示す標を、乙のウェブサイトその他の公表物に、乙の実績等として掲載す</w:t>
      </w:r>
      <w:r>
        <w:rPr>
          <w:rFonts w:ascii="MS Mincho" w:eastAsia="MS Mincho" w:hAnsi="MS Mincho" w:cs="MS Mincho"/>
        </w:rPr>
        <w:t>ることができる。</w:t>
      </w:r>
    </w:p>
    <w:p w14:paraId="000000A0" w14:textId="77777777" w:rsidR="00AB4509" w:rsidRPr="002A6CA9" w:rsidRDefault="00AB4509">
      <w:pPr>
        <w:jc w:val="left"/>
        <w:rPr>
          <w:rFonts w:ascii="MS Mincho" w:eastAsia="MS Mincho" w:hAnsi="MS Mincho" w:cs="MS Mincho"/>
        </w:rPr>
      </w:pPr>
    </w:p>
    <w:p w14:paraId="000000A1" w14:textId="77777777" w:rsidR="00AB4509" w:rsidRDefault="00000000">
      <w:pPr>
        <w:jc w:val="left"/>
        <w:rPr>
          <w:rFonts w:ascii="MS Mincho" w:eastAsia="MS Mincho" w:hAnsi="MS Mincho" w:cs="MS Mincho"/>
        </w:rPr>
      </w:pPr>
      <w:r>
        <w:rPr>
          <w:rFonts w:ascii="MS Mincho" w:eastAsia="MS Mincho" w:hAnsi="MS Mincho" w:cs="MS Mincho"/>
        </w:rPr>
        <w:t>（残存条項）</w:t>
      </w:r>
    </w:p>
    <w:p w14:paraId="000000A2" w14:textId="4A80261F" w:rsidR="00AB4509" w:rsidRDefault="00000000">
      <w:pPr>
        <w:ind w:left="1050" w:hanging="1050"/>
        <w:rPr>
          <w:color w:val="000000"/>
        </w:rPr>
      </w:pPr>
      <w:r>
        <w:rPr>
          <w:rFonts w:ascii="MS Mincho" w:eastAsia="MS Mincho" w:hAnsi="MS Mincho" w:cs="MS Mincho"/>
        </w:rPr>
        <w:t>第</w:t>
      </w:r>
      <w:r>
        <w:rPr>
          <w:rFonts w:ascii="MS Mincho" w:eastAsia="MS Mincho" w:hAnsi="MS Mincho" w:cs="MS Mincho"/>
          <w:color w:val="000000"/>
        </w:rPr>
        <w:t>３</w:t>
      </w:r>
      <w:r w:rsidR="002A6CA9">
        <w:rPr>
          <w:rFonts w:ascii="MS Mincho" w:eastAsia="MS Mincho" w:hAnsi="MS Mincho" w:cs="MS Mincho" w:hint="eastAsia"/>
          <w:color w:val="000000"/>
        </w:rPr>
        <w:t>２</w:t>
      </w:r>
      <w:r>
        <w:rPr>
          <w:rFonts w:ascii="MS Mincho" w:eastAsia="MS Mincho" w:hAnsi="MS Mincho" w:cs="MS Mincho"/>
          <w:color w:val="000000"/>
        </w:rPr>
        <w:t>条　本契約終了後においても、第８条（資料等の提供）、第９条（作業環境の提供）、第１３条（特許権等）、第１４条（著作権等）、第１５条（第三者の権利侵害）、第１６条（業務委託料の支払）、第１７条（秘密保持）、第１８条（個人情報）、</w:t>
      </w:r>
      <w:r w:rsidR="00464E53" w:rsidRPr="00464E53">
        <w:rPr>
          <w:rFonts w:ascii="MS Mincho" w:eastAsia="MS Mincho" w:hAnsi="MS Mincho" w:cs="MS Mincho" w:hint="eastAsia"/>
          <w:color w:val="000000"/>
        </w:rPr>
        <w:t>第１９条（成果物の検収）</w:t>
      </w:r>
      <w:r w:rsidR="00464E53">
        <w:rPr>
          <w:rFonts w:ascii="MS Mincho" w:eastAsia="MS Mincho" w:hAnsi="MS Mincho" w:cs="MS Mincho" w:hint="eastAsia"/>
          <w:color w:val="000000"/>
        </w:rPr>
        <w:t>、</w:t>
      </w:r>
      <w:r>
        <w:rPr>
          <w:rFonts w:ascii="MS Mincho" w:eastAsia="MS Mincho" w:hAnsi="MS Mincho" w:cs="MS Mincho"/>
          <w:color w:val="000000"/>
        </w:rPr>
        <w:t>第２０条（契約不適合責任）、第２</w:t>
      </w:r>
      <w:r w:rsidR="002A6CA9">
        <w:rPr>
          <w:rFonts w:ascii="MS Mincho" w:eastAsia="MS Mincho" w:hAnsi="MS Mincho" w:cs="MS Mincho" w:hint="eastAsia"/>
          <w:color w:val="000000"/>
        </w:rPr>
        <w:t>２</w:t>
      </w:r>
      <w:r>
        <w:rPr>
          <w:rFonts w:ascii="MS Mincho" w:eastAsia="MS Mincho" w:hAnsi="MS Mincho" w:cs="MS Mincho"/>
          <w:color w:val="000000"/>
        </w:rPr>
        <w:t>条（契約の解除）、第２</w:t>
      </w:r>
      <w:r w:rsidR="002A6CA9">
        <w:rPr>
          <w:rFonts w:ascii="MS Mincho" w:eastAsia="MS Mincho" w:hAnsi="MS Mincho" w:cs="MS Mincho" w:hint="eastAsia"/>
          <w:color w:val="000000"/>
        </w:rPr>
        <w:t>３</w:t>
      </w:r>
      <w:r>
        <w:rPr>
          <w:rFonts w:ascii="MS Mincho" w:eastAsia="MS Mincho" w:hAnsi="MS Mincho" w:cs="MS Mincho"/>
          <w:color w:val="000000"/>
        </w:rPr>
        <w:t>条（契約解除後の処置）、第２</w:t>
      </w:r>
      <w:r w:rsidR="002A6CA9">
        <w:rPr>
          <w:rFonts w:ascii="MS Mincho" w:eastAsia="MS Mincho" w:hAnsi="MS Mincho" w:cs="MS Mincho" w:hint="eastAsia"/>
          <w:color w:val="000000"/>
        </w:rPr>
        <w:t>５</w:t>
      </w:r>
      <w:r>
        <w:rPr>
          <w:rFonts w:ascii="MS Mincho" w:eastAsia="MS Mincho" w:hAnsi="MS Mincho" w:cs="MS Mincho"/>
          <w:color w:val="000000"/>
        </w:rPr>
        <w:t>条（損害賠償）、第</w:t>
      </w:r>
      <w:r w:rsidR="002A6CA9">
        <w:rPr>
          <w:rFonts w:ascii="MS Mincho" w:eastAsia="MS Mincho" w:hAnsi="MS Mincho" w:cs="MS Mincho" w:hint="eastAsia"/>
          <w:color w:val="000000"/>
        </w:rPr>
        <w:t>３０</w:t>
      </w:r>
      <w:r>
        <w:rPr>
          <w:rFonts w:ascii="MS Mincho" w:eastAsia="MS Mincho" w:hAnsi="MS Mincho" w:cs="MS Mincho"/>
          <w:color w:val="000000"/>
        </w:rPr>
        <w:t>条（引き抜き行為の禁止）、第３</w:t>
      </w:r>
      <w:r w:rsidR="002A6CA9">
        <w:rPr>
          <w:rFonts w:ascii="MS Mincho" w:eastAsia="MS Mincho" w:hAnsi="MS Mincho" w:cs="MS Mincho" w:hint="eastAsia"/>
          <w:color w:val="000000"/>
        </w:rPr>
        <w:t>１</w:t>
      </w:r>
      <w:r>
        <w:rPr>
          <w:rFonts w:ascii="MS Mincho" w:eastAsia="MS Mincho" w:hAnsi="MS Mincho" w:cs="MS Mincho"/>
          <w:color w:val="000000"/>
        </w:rPr>
        <w:t>条(ロゴ等の掲載）、本条、第３</w:t>
      </w:r>
      <w:r w:rsidR="002A6CA9">
        <w:rPr>
          <w:rFonts w:ascii="MS Mincho" w:eastAsia="MS Mincho" w:hAnsi="MS Mincho" w:cs="MS Mincho" w:hint="eastAsia"/>
          <w:color w:val="000000"/>
        </w:rPr>
        <w:t>３</w:t>
      </w:r>
      <w:r>
        <w:rPr>
          <w:rFonts w:ascii="MS Mincho" w:eastAsia="MS Mincho" w:hAnsi="MS Mincho" w:cs="MS Mincho"/>
          <w:color w:val="000000"/>
        </w:rPr>
        <w:t>条（協議）、第３</w:t>
      </w:r>
      <w:r w:rsidR="002A6CA9">
        <w:rPr>
          <w:rFonts w:ascii="MS Mincho" w:eastAsia="MS Mincho" w:hAnsi="MS Mincho" w:cs="MS Mincho" w:hint="eastAsia"/>
          <w:color w:val="000000"/>
        </w:rPr>
        <w:t>４</w:t>
      </w:r>
      <w:r>
        <w:rPr>
          <w:rFonts w:ascii="MS Mincho" w:eastAsia="MS Mincho" w:hAnsi="MS Mincho" w:cs="MS Mincho"/>
          <w:color w:val="000000"/>
        </w:rPr>
        <w:t>条（合意管轄）の定めは、有効に存続するものとする。</w:t>
      </w:r>
    </w:p>
    <w:p w14:paraId="000000A3" w14:textId="77777777" w:rsidR="00AB4509" w:rsidRDefault="00AB4509">
      <w:pPr>
        <w:jc w:val="left"/>
        <w:rPr>
          <w:rFonts w:ascii="MS Mincho" w:eastAsia="MS Mincho" w:hAnsi="MS Mincho" w:cs="MS Mincho"/>
          <w:color w:val="000000"/>
        </w:rPr>
      </w:pPr>
    </w:p>
    <w:p w14:paraId="000000A4" w14:textId="77777777" w:rsidR="00AB4509" w:rsidRDefault="00000000">
      <w:pPr>
        <w:jc w:val="left"/>
        <w:rPr>
          <w:rFonts w:ascii="MS Mincho" w:eastAsia="MS Mincho" w:hAnsi="MS Mincho" w:cs="MS Mincho"/>
          <w:color w:val="000000"/>
        </w:rPr>
      </w:pPr>
      <w:r>
        <w:rPr>
          <w:rFonts w:ascii="MS Mincho" w:eastAsia="MS Mincho" w:hAnsi="MS Mincho" w:cs="MS Mincho"/>
          <w:color w:val="000000"/>
        </w:rPr>
        <w:t>(協議)</w:t>
      </w:r>
    </w:p>
    <w:p w14:paraId="000000A5" w14:textId="0423E372"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第３</w:t>
      </w:r>
      <w:r w:rsidR="002A6CA9">
        <w:rPr>
          <w:rFonts w:ascii="MS Mincho" w:eastAsia="MS Mincho" w:hAnsi="MS Mincho" w:cs="MS Mincho" w:hint="eastAsia"/>
          <w:color w:val="000000"/>
        </w:rPr>
        <w:t>３</w:t>
      </w:r>
      <w:r>
        <w:rPr>
          <w:rFonts w:ascii="MS Mincho" w:eastAsia="MS Mincho" w:hAnsi="MS Mincho" w:cs="MS Mincho"/>
          <w:color w:val="000000"/>
        </w:rPr>
        <w:t>条　本契約に定めのない事項、本契約に関し解釈上の疑義のある事項については、甲乙は信義誠実の原則に従い、協議のうえ解決するものとする。</w:t>
      </w:r>
    </w:p>
    <w:p w14:paraId="000000A6" w14:textId="77777777" w:rsidR="00AB4509" w:rsidRDefault="00AB4509">
      <w:pPr>
        <w:jc w:val="left"/>
        <w:rPr>
          <w:rFonts w:ascii="MS Mincho" w:eastAsia="MS Mincho" w:hAnsi="MS Mincho" w:cs="MS Mincho"/>
          <w:color w:val="000000"/>
        </w:rPr>
      </w:pPr>
    </w:p>
    <w:p w14:paraId="000000A7" w14:textId="77777777" w:rsidR="00AB4509" w:rsidRDefault="00000000">
      <w:pPr>
        <w:jc w:val="left"/>
        <w:rPr>
          <w:rFonts w:ascii="MS Mincho" w:eastAsia="MS Mincho" w:hAnsi="MS Mincho" w:cs="MS Mincho"/>
          <w:color w:val="000000"/>
        </w:rPr>
      </w:pPr>
      <w:r>
        <w:rPr>
          <w:rFonts w:ascii="MS Mincho" w:eastAsia="MS Mincho" w:hAnsi="MS Mincho" w:cs="MS Mincho"/>
          <w:color w:val="000000"/>
        </w:rPr>
        <w:t>（合意管轄）</w:t>
      </w:r>
    </w:p>
    <w:p w14:paraId="000000A8" w14:textId="192E515F" w:rsidR="00AB4509" w:rsidRDefault="00000000">
      <w:pPr>
        <w:ind w:left="1050" w:hanging="1050"/>
        <w:jc w:val="left"/>
        <w:rPr>
          <w:rFonts w:ascii="MS Mincho" w:eastAsia="MS Mincho" w:hAnsi="MS Mincho" w:cs="MS Mincho"/>
          <w:color w:val="000000"/>
        </w:rPr>
      </w:pPr>
      <w:r>
        <w:rPr>
          <w:rFonts w:ascii="MS Mincho" w:eastAsia="MS Mincho" w:hAnsi="MS Mincho" w:cs="MS Mincho"/>
          <w:color w:val="000000"/>
        </w:rPr>
        <w:t>第３</w:t>
      </w:r>
      <w:r w:rsidR="002A6CA9">
        <w:rPr>
          <w:rFonts w:ascii="MS Mincho" w:eastAsia="MS Mincho" w:hAnsi="MS Mincho" w:cs="MS Mincho" w:hint="eastAsia"/>
          <w:color w:val="000000"/>
        </w:rPr>
        <w:t>４</w:t>
      </w:r>
      <w:r>
        <w:rPr>
          <w:rFonts w:ascii="MS Mincho" w:eastAsia="MS Mincho" w:hAnsi="MS Mincho" w:cs="MS Mincho"/>
          <w:color w:val="000000"/>
        </w:rPr>
        <w:t>条　本契約または個別契約に関して生じた一切の紛争は、東京地方裁判所を第一審の専属的合意管轄裁判所とする。</w:t>
      </w:r>
    </w:p>
    <w:p w14:paraId="000000A9" w14:textId="77777777" w:rsidR="00AB4509" w:rsidRDefault="00AB4509">
      <w:pPr>
        <w:jc w:val="left"/>
        <w:rPr>
          <w:rFonts w:ascii="MS Mincho" w:eastAsia="MS Mincho" w:hAnsi="MS Mincho" w:cs="MS Mincho"/>
        </w:rPr>
      </w:pPr>
    </w:p>
    <w:p w14:paraId="000000AA" w14:textId="43BAD2D9" w:rsidR="00AB4509" w:rsidRDefault="00D86B2F">
      <w:pPr>
        <w:jc w:val="left"/>
        <w:rPr>
          <w:rFonts w:ascii="MS Mincho" w:eastAsia="MS Mincho" w:hAnsi="MS Mincho" w:cs="MS Mincho"/>
        </w:rPr>
      </w:pPr>
      <w:r w:rsidRPr="00D86B2F">
        <w:rPr>
          <w:rFonts w:ascii="MS Mincho" w:eastAsia="MS Mincho" w:hAnsi="MS Mincho" w:cs="MS Mincho" w:hint="eastAsia"/>
        </w:rPr>
        <w:t>（本契約締結前の合意事項の取扱い）</w:t>
      </w:r>
    </w:p>
    <w:p w14:paraId="34D7C766" w14:textId="77777777" w:rsidR="00D86B2F" w:rsidRDefault="00D86B2F">
      <w:pPr>
        <w:jc w:val="left"/>
        <w:rPr>
          <w:rFonts w:ascii="MS Mincho" w:eastAsia="MS Mincho" w:hAnsi="MS Mincho" w:cs="MS Mincho"/>
        </w:rPr>
      </w:pPr>
      <w:r>
        <w:rPr>
          <w:rFonts w:ascii="MS Mincho" w:eastAsia="MS Mincho" w:hAnsi="MS Mincho" w:cs="MS Mincho" w:hint="eastAsia"/>
        </w:rPr>
        <w:t xml:space="preserve">第３５条　</w:t>
      </w:r>
      <w:r w:rsidRPr="00D86B2F">
        <w:rPr>
          <w:rFonts w:ascii="MS Mincho" w:eastAsia="MS Mincho" w:hAnsi="MS Mincho" w:cs="MS Mincho" w:hint="eastAsia"/>
        </w:rPr>
        <w:t>甲および乙は、本契約の締結に先立ち、甲乙間</w:t>
      </w:r>
      <w:proofErr w:type="gramStart"/>
      <w:r w:rsidRPr="00D86B2F">
        <w:rPr>
          <w:rFonts w:ascii="MS Mincho" w:eastAsia="MS Mincho" w:hAnsi="MS Mincho" w:cs="MS Mincho" w:hint="eastAsia"/>
        </w:rPr>
        <w:t>で</w:t>
      </w:r>
      <w:proofErr w:type="gramEnd"/>
      <w:r w:rsidRPr="00D86B2F">
        <w:rPr>
          <w:rFonts w:ascii="MS Mincho" w:eastAsia="MS Mincho" w:hAnsi="MS Mincho" w:cs="MS Mincho"/>
        </w:rPr>
        <w:t>2025年5月22日付</w:t>
      </w:r>
      <w:proofErr w:type="gramStart"/>
      <w:r w:rsidRPr="00D86B2F">
        <w:rPr>
          <w:rFonts w:ascii="MS Mincho" w:eastAsia="MS Mincho" w:hAnsi="MS Mincho" w:cs="MS Mincho"/>
        </w:rPr>
        <w:t>で</w:t>
      </w:r>
      <w:proofErr w:type="gramEnd"/>
      <w:r w:rsidRPr="00D86B2F">
        <w:rPr>
          <w:rFonts w:ascii="MS Mincho" w:eastAsia="MS Mincho" w:hAnsi="MS Mincho" w:cs="MS Mincho"/>
        </w:rPr>
        <w:t>締結された「業務</w:t>
      </w:r>
    </w:p>
    <w:p w14:paraId="5EADA566" w14:textId="77777777" w:rsidR="00D86B2F" w:rsidRDefault="00D86B2F" w:rsidP="00D86B2F">
      <w:pPr>
        <w:ind w:firstLineChars="500" w:firstLine="1050"/>
        <w:jc w:val="left"/>
        <w:rPr>
          <w:rFonts w:ascii="MS Mincho" w:eastAsia="MS Mincho" w:hAnsi="MS Mincho" w:cs="MS Mincho"/>
        </w:rPr>
      </w:pPr>
      <w:r w:rsidRPr="00D86B2F">
        <w:rPr>
          <w:rFonts w:ascii="MS Mincho" w:eastAsia="MS Mincho" w:hAnsi="MS Mincho" w:cs="MS Mincho"/>
        </w:rPr>
        <w:t>委託基本契約書」（以下「旧契約」という）が、本契約の締結をもって失効し、本契約に</w:t>
      </w:r>
    </w:p>
    <w:p w14:paraId="70D9BB7F" w14:textId="77777777" w:rsidR="00D86B2F" w:rsidRDefault="00D86B2F" w:rsidP="00D86B2F">
      <w:pPr>
        <w:ind w:firstLineChars="500" w:firstLine="1050"/>
        <w:jc w:val="left"/>
        <w:rPr>
          <w:rFonts w:ascii="MS Mincho" w:eastAsia="MS Mincho" w:hAnsi="MS Mincho" w:cs="MS Mincho"/>
        </w:rPr>
      </w:pPr>
      <w:r w:rsidRPr="00D86B2F">
        <w:rPr>
          <w:rFonts w:ascii="MS Mincho" w:eastAsia="MS Mincho" w:hAnsi="MS Mincho" w:cs="MS Mincho"/>
        </w:rPr>
        <w:t xml:space="preserve">切り替わることを確認する。 </w:t>
      </w:r>
    </w:p>
    <w:p w14:paraId="571273CB" w14:textId="77777777" w:rsidR="00D86B2F" w:rsidRDefault="00D86B2F" w:rsidP="00D86B2F">
      <w:pPr>
        <w:ind w:firstLineChars="300" w:firstLine="630"/>
        <w:jc w:val="left"/>
        <w:rPr>
          <w:rFonts w:ascii="MS Mincho" w:eastAsia="MS Mincho" w:hAnsi="MS Mincho" w:cs="MS Mincho"/>
        </w:rPr>
      </w:pPr>
      <w:r w:rsidRPr="00D86B2F">
        <w:rPr>
          <w:rFonts w:ascii="MS Mincho" w:eastAsia="MS Mincho" w:hAnsi="MS Mincho" w:cs="MS Mincho"/>
        </w:rPr>
        <w:t>２　旧契約に基づき既に締結されている個別契約については、特段の定めのない限り、以降は</w:t>
      </w:r>
    </w:p>
    <w:p w14:paraId="01C95DE6" w14:textId="0E1BAEED" w:rsidR="00D86B2F" w:rsidRDefault="00D86B2F" w:rsidP="00D86B2F">
      <w:pPr>
        <w:ind w:firstLineChars="500" w:firstLine="1050"/>
        <w:jc w:val="left"/>
        <w:rPr>
          <w:rFonts w:ascii="MS Mincho" w:eastAsia="MS Mincho" w:hAnsi="MS Mincho" w:cs="MS Mincho"/>
        </w:rPr>
      </w:pPr>
      <w:r w:rsidRPr="00D86B2F">
        <w:rPr>
          <w:rFonts w:ascii="MS Mincho" w:eastAsia="MS Mincho" w:hAnsi="MS Mincho" w:cs="MS Mincho"/>
        </w:rPr>
        <w:t>本契約の各条項が適用されるものとする。</w:t>
      </w:r>
    </w:p>
    <w:p w14:paraId="3483C680" w14:textId="77777777" w:rsidR="00D86B2F" w:rsidRDefault="00D86B2F">
      <w:pPr>
        <w:jc w:val="left"/>
        <w:rPr>
          <w:rFonts w:ascii="MS Mincho" w:eastAsia="MS Mincho" w:hAnsi="MS Mincho" w:cs="MS Mincho"/>
        </w:rPr>
      </w:pPr>
    </w:p>
    <w:p w14:paraId="689E0117" w14:textId="77777777" w:rsidR="00F059ED" w:rsidRPr="00F059ED" w:rsidRDefault="00F059ED">
      <w:pPr>
        <w:jc w:val="left"/>
        <w:rPr>
          <w:rFonts w:ascii="MS Mincho" w:eastAsia="MS Mincho" w:hAnsi="MS Mincho" w:cs="MS Mincho"/>
        </w:rPr>
      </w:pPr>
    </w:p>
    <w:p w14:paraId="000000AB" w14:textId="77777777" w:rsidR="00AB4509" w:rsidRDefault="00000000">
      <w:pPr>
        <w:jc w:val="left"/>
        <w:rPr>
          <w:rFonts w:ascii="MS Mincho" w:eastAsia="MS Mincho" w:hAnsi="MS Mincho" w:cs="MS Mincho"/>
        </w:rPr>
      </w:pPr>
      <w:r>
        <w:rPr>
          <w:rFonts w:ascii="MS Mincho" w:eastAsia="MS Mincho" w:hAnsi="MS Mincho" w:cs="MS Mincho"/>
        </w:rPr>
        <w:t>本契約締結の証として本書２通を作成し、甲乙記名捺印のうえ各１通を保有、または電磁的記録を作成し、甲乙合意のうえ電子署名を施し、各自電磁的記録を保管する。</w:t>
      </w:r>
    </w:p>
    <w:p w14:paraId="000000AC" w14:textId="77777777" w:rsidR="00AB4509" w:rsidRDefault="00AB4509">
      <w:pPr>
        <w:jc w:val="left"/>
        <w:rPr>
          <w:rFonts w:ascii="MS Mincho" w:eastAsia="MS Mincho" w:hAnsi="MS Mincho" w:cs="MS Mincho"/>
        </w:rPr>
      </w:pPr>
    </w:p>
    <w:p w14:paraId="000000AD" w14:textId="77777777" w:rsidR="00AB4509" w:rsidRDefault="00AB4509">
      <w:pPr>
        <w:jc w:val="left"/>
        <w:rPr>
          <w:rFonts w:ascii="MS Mincho" w:eastAsia="MS Mincho" w:hAnsi="MS Mincho" w:cs="MS Mincho"/>
        </w:rPr>
      </w:pPr>
    </w:p>
    <w:p w14:paraId="000000AE" w14:textId="46EE70A2" w:rsidR="00AB4509" w:rsidRDefault="00000000">
      <w:pPr>
        <w:jc w:val="left"/>
        <w:rPr>
          <w:rFonts w:ascii="MS Mincho" w:eastAsia="MS Mincho" w:hAnsi="MS Mincho" w:cs="MS Mincho"/>
        </w:rPr>
      </w:pPr>
      <w:r>
        <w:rPr>
          <w:rFonts w:ascii="MS Mincho" w:eastAsia="MS Mincho" w:hAnsi="MS Mincho" w:cs="MS Mincho"/>
        </w:rPr>
        <w:lastRenderedPageBreak/>
        <w:t>２０</w:t>
      </w:r>
      <w:ins w:id="29" w:author="アハメド サビール" w:date="2026-02-16T12:18:00Z" w16du:dateUtc="2026-02-16T03:18:00Z">
        <w:r w:rsidR="006268DC">
          <w:rPr>
            <w:rFonts w:ascii="MS Mincho" w:eastAsia="MS Mincho" w:hAnsi="MS Mincho" w:cs="MS Mincho" w:hint="eastAsia"/>
          </w:rPr>
          <w:t>２６</w:t>
        </w:r>
      </w:ins>
      <w:del w:id="30" w:author="アハメド サビール" w:date="2026-02-16T12:18:00Z" w16du:dateUtc="2026-02-16T03:18:00Z">
        <w:r w:rsidDel="006268DC">
          <w:rPr>
            <w:rFonts w:ascii="MS Mincho" w:eastAsia="MS Mincho" w:hAnsi="MS Mincho" w:cs="MS Mincho"/>
          </w:rPr>
          <w:delText xml:space="preserve">　　</w:delText>
        </w:r>
      </w:del>
      <w:r>
        <w:rPr>
          <w:rFonts w:ascii="MS Mincho" w:eastAsia="MS Mincho" w:hAnsi="MS Mincho" w:cs="MS Mincho"/>
        </w:rPr>
        <w:t>年</w:t>
      </w:r>
      <w:del w:id="31" w:author="アハメド サビール" w:date="2026-02-16T12:18:00Z" w16du:dateUtc="2026-02-16T03:18:00Z">
        <w:r w:rsidDel="006268DC">
          <w:rPr>
            <w:rFonts w:ascii="MS Mincho" w:eastAsia="MS Mincho" w:hAnsi="MS Mincho" w:cs="MS Mincho" w:hint="eastAsia"/>
          </w:rPr>
          <w:delText xml:space="preserve">　　</w:delText>
        </w:r>
      </w:del>
      <w:ins w:id="32" w:author="アハメド サビール" w:date="2026-02-16T12:22:00Z" w16du:dateUtc="2026-02-16T03:22:00Z">
        <w:r w:rsidR="00D94C56">
          <w:rPr>
            <w:rFonts w:hint="eastAsia"/>
            <w:sz w:val="20"/>
            <w:szCs w:val="20"/>
          </w:rPr>
          <w:t>●</w:t>
        </w:r>
      </w:ins>
      <w:r>
        <w:rPr>
          <w:rFonts w:ascii="MS Mincho" w:eastAsia="MS Mincho" w:hAnsi="MS Mincho" w:cs="MS Mincho"/>
        </w:rPr>
        <w:t>月</w:t>
      </w:r>
      <w:del w:id="33" w:author="アハメド サビール" w:date="2026-02-16T12:18:00Z" w16du:dateUtc="2026-02-16T03:18:00Z">
        <w:r w:rsidDel="006268DC">
          <w:rPr>
            <w:rFonts w:ascii="MS Mincho" w:eastAsia="MS Mincho" w:hAnsi="MS Mincho" w:cs="MS Mincho" w:hint="eastAsia"/>
          </w:rPr>
          <w:delText xml:space="preserve">　　</w:delText>
        </w:r>
      </w:del>
      <w:ins w:id="34" w:author="アハメド サビール" w:date="2026-02-16T12:22:00Z" w16du:dateUtc="2026-02-16T03:22:00Z">
        <w:r w:rsidR="00D94C56">
          <w:rPr>
            <w:rFonts w:hint="eastAsia"/>
            <w:sz w:val="20"/>
            <w:szCs w:val="20"/>
          </w:rPr>
          <w:t>●</w:t>
        </w:r>
      </w:ins>
      <w:r>
        <w:rPr>
          <w:rFonts w:ascii="MS Mincho" w:eastAsia="MS Mincho" w:hAnsi="MS Mincho" w:cs="MS Mincho"/>
        </w:rPr>
        <w:t>日</w:t>
      </w:r>
    </w:p>
    <w:p w14:paraId="000000AF" w14:textId="77777777" w:rsidR="00AB4509" w:rsidRDefault="00AB4509">
      <w:pPr>
        <w:jc w:val="left"/>
        <w:rPr>
          <w:rFonts w:ascii="MS Mincho" w:eastAsia="MS Mincho" w:hAnsi="MS Mincho" w:cs="MS Mincho"/>
        </w:rPr>
      </w:pPr>
    </w:p>
    <w:p w14:paraId="000000B0" w14:textId="77777777" w:rsidR="00AB4509" w:rsidRDefault="00AB4509">
      <w:pPr>
        <w:jc w:val="left"/>
        <w:rPr>
          <w:rFonts w:ascii="MS Mincho" w:eastAsia="MS Mincho" w:hAnsi="MS Mincho" w:cs="MS Mincho"/>
        </w:rPr>
      </w:pPr>
    </w:p>
    <w:p w14:paraId="000000B1" w14:textId="14A3E97F" w:rsidR="00AB4509" w:rsidRDefault="00000000">
      <w:pPr>
        <w:ind w:firstLine="1680"/>
        <w:jc w:val="left"/>
        <w:rPr>
          <w:rFonts w:ascii="MS Mincho" w:eastAsia="MS Mincho" w:hAnsi="MS Mincho" w:cs="MS Mincho"/>
        </w:rPr>
      </w:pPr>
      <w:r>
        <w:rPr>
          <w:rFonts w:ascii="MS Mincho" w:eastAsia="MS Mincho" w:hAnsi="MS Mincho" w:cs="MS Mincho"/>
        </w:rPr>
        <w:t xml:space="preserve">（甲）　</w:t>
      </w:r>
      <w:r w:rsidR="007855D2">
        <w:rPr>
          <w:rFonts w:ascii="MS Mincho" w:eastAsia="MS Mincho" w:hAnsi="MS Mincho" w:cs="MS Mincho" w:hint="eastAsia"/>
        </w:rPr>
        <w:t>東京都港区六本木七丁目１５番７号</w:t>
      </w:r>
    </w:p>
    <w:p w14:paraId="000000B2" w14:textId="0EAA3A85" w:rsidR="00AB4509" w:rsidRDefault="00000000">
      <w:pPr>
        <w:jc w:val="left"/>
        <w:rPr>
          <w:rFonts w:ascii="MS Mincho" w:eastAsia="MS Mincho" w:hAnsi="MS Mincho" w:cs="MS Mincho"/>
        </w:rPr>
      </w:pPr>
      <w:r>
        <w:rPr>
          <w:rFonts w:ascii="MS Mincho" w:eastAsia="MS Mincho" w:hAnsi="MS Mincho" w:cs="MS Mincho"/>
        </w:rPr>
        <w:t xml:space="preserve">　　　　　　　　　　　　</w:t>
      </w:r>
      <w:r w:rsidR="007855D2">
        <w:rPr>
          <w:rFonts w:ascii="MS Mincho" w:eastAsia="MS Mincho" w:hAnsi="MS Mincho" w:cs="MS Mincho" w:hint="eastAsia"/>
        </w:rPr>
        <w:t>株式会社日本パープル</w:t>
      </w:r>
    </w:p>
    <w:p w14:paraId="000000B3" w14:textId="327D8DBF" w:rsidR="00AB4509" w:rsidRDefault="00000000">
      <w:pPr>
        <w:jc w:val="left"/>
        <w:rPr>
          <w:rFonts w:ascii="MS Mincho" w:eastAsia="MS Mincho" w:hAnsi="MS Mincho" w:cs="MS Mincho"/>
        </w:rPr>
      </w:pPr>
      <w:r>
        <w:rPr>
          <w:rFonts w:ascii="MS Mincho" w:eastAsia="MS Mincho" w:hAnsi="MS Mincho" w:cs="MS Mincho"/>
        </w:rPr>
        <w:t xml:space="preserve">　　　　　　　　　　　　</w:t>
      </w:r>
      <w:r w:rsidR="007855D2">
        <w:rPr>
          <w:rFonts w:ascii="MS Mincho" w:eastAsia="MS Mincho" w:hAnsi="MS Mincho" w:cs="MS Mincho" w:hint="eastAsia"/>
        </w:rPr>
        <w:t>代表取締役　林　壮之介</w:t>
      </w:r>
    </w:p>
    <w:p w14:paraId="000000B4" w14:textId="77777777" w:rsidR="00AB4509" w:rsidRDefault="00AB4509">
      <w:pPr>
        <w:jc w:val="left"/>
        <w:rPr>
          <w:rFonts w:ascii="MS Mincho" w:eastAsia="MS Mincho" w:hAnsi="MS Mincho" w:cs="MS Mincho"/>
        </w:rPr>
      </w:pPr>
    </w:p>
    <w:p w14:paraId="000000B5" w14:textId="77777777" w:rsidR="00AB4509" w:rsidRDefault="00000000">
      <w:pPr>
        <w:ind w:firstLine="1680"/>
        <w:jc w:val="left"/>
        <w:rPr>
          <w:rFonts w:ascii="MS Mincho" w:eastAsia="MS Mincho" w:hAnsi="MS Mincho" w:cs="MS Mincho"/>
        </w:rPr>
      </w:pPr>
      <w:r>
        <w:rPr>
          <w:rFonts w:ascii="MS Mincho" w:eastAsia="MS Mincho" w:hAnsi="MS Mincho" w:cs="MS Mincho"/>
        </w:rPr>
        <w:t>（乙）　東京都台東区小島二丁目２０番１１号</w:t>
      </w:r>
    </w:p>
    <w:p w14:paraId="000000B6" w14:textId="77777777" w:rsidR="00AB4509" w:rsidRDefault="00000000">
      <w:pPr>
        <w:jc w:val="left"/>
        <w:rPr>
          <w:rFonts w:ascii="MS Mincho" w:eastAsia="MS Mincho" w:hAnsi="MS Mincho" w:cs="MS Mincho"/>
        </w:rPr>
      </w:pPr>
      <w:r>
        <w:rPr>
          <w:rFonts w:ascii="MS Mincho" w:eastAsia="MS Mincho" w:hAnsi="MS Mincho" w:cs="MS Mincho"/>
        </w:rPr>
        <w:t xml:space="preserve">　　　　　　　　　　　　株式会社ＬＩＧ</w:t>
      </w:r>
    </w:p>
    <w:p w14:paraId="000000B7" w14:textId="77777777" w:rsidR="00AB4509" w:rsidRDefault="00000000">
      <w:pPr>
        <w:jc w:val="left"/>
        <w:rPr>
          <w:rFonts w:ascii="MS Mincho" w:eastAsia="MS Mincho" w:hAnsi="MS Mincho" w:cs="MS Mincho"/>
        </w:rPr>
      </w:pPr>
      <w:r>
        <w:rPr>
          <w:rFonts w:ascii="MS Mincho" w:eastAsia="MS Mincho" w:hAnsi="MS Mincho" w:cs="MS Mincho"/>
        </w:rPr>
        <w:t xml:space="preserve">　　　　　　　　　　　　代表取締役　　大山　智弘</w:t>
      </w:r>
    </w:p>
    <w:p w14:paraId="000000B8" w14:textId="77777777" w:rsidR="00AB4509" w:rsidRDefault="00AB4509">
      <w:pPr>
        <w:rPr>
          <w:rFonts w:ascii="MS Mincho" w:eastAsia="MS Mincho" w:hAnsi="MS Mincho" w:cs="MS Mincho"/>
        </w:rPr>
      </w:pPr>
    </w:p>
    <w:sectPr w:rsidR="00AB4509">
      <w:pgSz w:w="11906" w:h="16838"/>
      <w:pgMar w:top="1134" w:right="1134" w:bottom="1134"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34CF2" w14:textId="77777777" w:rsidR="00D736E4" w:rsidRDefault="00D736E4" w:rsidP="00D86B2F">
      <w:r>
        <w:separator/>
      </w:r>
    </w:p>
  </w:endnote>
  <w:endnote w:type="continuationSeparator" w:id="0">
    <w:p w14:paraId="0DC6F5D6" w14:textId="77777777" w:rsidR="00D736E4" w:rsidRDefault="00D736E4" w:rsidP="00D86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8197C" w14:textId="77777777" w:rsidR="00D736E4" w:rsidRDefault="00D736E4" w:rsidP="00D86B2F">
      <w:r>
        <w:separator/>
      </w:r>
    </w:p>
  </w:footnote>
  <w:footnote w:type="continuationSeparator" w:id="0">
    <w:p w14:paraId="57B146EE" w14:textId="77777777" w:rsidR="00D736E4" w:rsidRDefault="00D736E4" w:rsidP="00D86B2F">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森谷 佳子">
    <w15:presenceInfo w15:providerId="AD" w15:userId="S::moriya@nihonpurple.onmicrosoft.com::410e03a8-ca02-4089-9a3a-ce5e95b7b334"/>
  </w15:person>
  <w15:person w15:author="アハメド サビール">
    <w15:presenceInfo w15:providerId="AD" w15:userId="S::ahmed_sabbir@liginc.co.jp::80faca43-dcba-4562-96f9-725011daff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509"/>
    <w:rsid w:val="00024F81"/>
    <w:rsid w:val="000617A0"/>
    <w:rsid w:val="000A3562"/>
    <w:rsid w:val="000B4E70"/>
    <w:rsid w:val="001522F4"/>
    <w:rsid w:val="001D1A4B"/>
    <w:rsid w:val="00287BCC"/>
    <w:rsid w:val="00290C64"/>
    <w:rsid w:val="002A6CA9"/>
    <w:rsid w:val="002B2B52"/>
    <w:rsid w:val="002B5E7B"/>
    <w:rsid w:val="002B76D0"/>
    <w:rsid w:val="00331B4A"/>
    <w:rsid w:val="00334417"/>
    <w:rsid w:val="00353AB6"/>
    <w:rsid w:val="003B7CAE"/>
    <w:rsid w:val="004302D5"/>
    <w:rsid w:val="00435D44"/>
    <w:rsid w:val="00452B42"/>
    <w:rsid w:val="00462937"/>
    <w:rsid w:val="00464E53"/>
    <w:rsid w:val="00494DCE"/>
    <w:rsid w:val="004E63F8"/>
    <w:rsid w:val="004F2E39"/>
    <w:rsid w:val="005748CD"/>
    <w:rsid w:val="005C724C"/>
    <w:rsid w:val="005F764A"/>
    <w:rsid w:val="0062296B"/>
    <w:rsid w:val="006268DC"/>
    <w:rsid w:val="0064367E"/>
    <w:rsid w:val="006640B7"/>
    <w:rsid w:val="006A73A1"/>
    <w:rsid w:val="006E3252"/>
    <w:rsid w:val="00705ABF"/>
    <w:rsid w:val="007855D2"/>
    <w:rsid w:val="00795BC0"/>
    <w:rsid w:val="007F0508"/>
    <w:rsid w:val="00812170"/>
    <w:rsid w:val="00844D85"/>
    <w:rsid w:val="00872210"/>
    <w:rsid w:val="008C4B74"/>
    <w:rsid w:val="008D3BCB"/>
    <w:rsid w:val="009677F4"/>
    <w:rsid w:val="009C46CC"/>
    <w:rsid w:val="009C70D5"/>
    <w:rsid w:val="009F7051"/>
    <w:rsid w:val="00A31A20"/>
    <w:rsid w:val="00A4123C"/>
    <w:rsid w:val="00A65A07"/>
    <w:rsid w:val="00AB4509"/>
    <w:rsid w:val="00B41249"/>
    <w:rsid w:val="00B5183B"/>
    <w:rsid w:val="00B85654"/>
    <w:rsid w:val="00BA6216"/>
    <w:rsid w:val="00BC1E4E"/>
    <w:rsid w:val="00BD35A9"/>
    <w:rsid w:val="00CB4336"/>
    <w:rsid w:val="00CC5DD8"/>
    <w:rsid w:val="00D736E4"/>
    <w:rsid w:val="00D86B2F"/>
    <w:rsid w:val="00D87FEB"/>
    <w:rsid w:val="00D94C56"/>
    <w:rsid w:val="00D975ED"/>
    <w:rsid w:val="00DA1FDB"/>
    <w:rsid w:val="00DE7304"/>
    <w:rsid w:val="00E25220"/>
    <w:rsid w:val="00E43F70"/>
    <w:rsid w:val="00E52173"/>
    <w:rsid w:val="00EE4F22"/>
    <w:rsid w:val="00F059ED"/>
    <w:rsid w:val="00F445A4"/>
    <w:rsid w:val="00F86650"/>
    <w:rsid w:val="00FA08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116588"/>
  <w15:docId w15:val="{5614634C-1FDE-4FC1-9ACB-F4F0CC84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Mincho" w:eastAsia="Yu Mincho" w:hAnsi="Yu Mincho" w:cs="Yu Mincho"/>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jc w:val="left"/>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8"/>
      <w:szCs w:val="18"/>
    </w:rPr>
  </w:style>
  <w:style w:type="paragraph" w:styleId="Revision">
    <w:name w:val="Revision"/>
    <w:hidden/>
    <w:uiPriority w:val="99"/>
    <w:semiHidden/>
    <w:rsid w:val="005748CD"/>
    <w:pPr>
      <w:widowControl/>
      <w:jc w:val="left"/>
    </w:pPr>
  </w:style>
  <w:style w:type="paragraph" w:styleId="CommentSubject">
    <w:name w:val="annotation subject"/>
    <w:basedOn w:val="CommentText"/>
    <w:next w:val="CommentText"/>
    <w:link w:val="CommentSubjectChar"/>
    <w:uiPriority w:val="99"/>
    <w:semiHidden/>
    <w:unhideWhenUsed/>
    <w:rsid w:val="00F445A4"/>
    <w:rPr>
      <w:b/>
      <w:bCs/>
    </w:rPr>
  </w:style>
  <w:style w:type="character" w:customStyle="1" w:styleId="CommentSubjectChar">
    <w:name w:val="Comment Subject Char"/>
    <w:basedOn w:val="CommentTextChar"/>
    <w:link w:val="CommentSubject"/>
    <w:uiPriority w:val="99"/>
    <w:semiHidden/>
    <w:rsid w:val="00F445A4"/>
    <w:rPr>
      <w:b/>
      <w:bCs/>
    </w:rPr>
  </w:style>
  <w:style w:type="paragraph" w:styleId="Header">
    <w:name w:val="header"/>
    <w:basedOn w:val="Normal"/>
    <w:link w:val="HeaderChar"/>
    <w:uiPriority w:val="99"/>
    <w:unhideWhenUsed/>
    <w:rsid w:val="00D86B2F"/>
    <w:pPr>
      <w:tabs>
        <w:tab w:val="center" w:pos="4252"/>
        <w:tab w:val="right" w:pos="8504"/>
      </w:tabs>
      <w:snapToGrid w:val="0"/>
    </w:pPr>
  </w:style>
  <w:style w:type="character" w:customStyle="1" w:styleId="HeaderChar">
    <w:name w:val="Header Char"/>
    <w:basedOn w:val="DefaultParagraphFont"/>
    <w:link w:val="Header"/>
    <w:uiPriority w:val="99"/>
    <w:rsid w:val="00D86B2F"/>
  </w:style>
  <w:style w:type="paragraph" w:styleId="Footer">
    <w:name w:val="footer"/>
    <w:basedOn w:val="Normal"/>
    <w:link w:val="FooterChar"/>
    <w:uiPriority w:val="99"/>
    <w:unhideWhenUsed/>
    <w:rsid w:val="00D86B2F"/>
    <w:pPr>
      <w:tabs>
        <w:tab w:val="center" w:pos="4252"/>
        <w:tab w:val="right" w:pos="8504"/>
      </w:tabs>
      <w:snapToGrid w:val="0"/>
    </w:pPr>
  </w:style>
  <w:style w:type="character" w:customStyle="1" w:styleId="FooterChar">
    <w:name w:val="Footer Char"/>
    <w:basedOn w:val="DefaultParagraphFont"/>
    <w:link w:val="Footer"/>
    <w:uiPriority w:val="99"/>
    <w:rsid w:val="00D86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1296</Words>
  <Characters>7390</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小松 怜央</dc:creator>
  <cp:lastModifiedBy>アハメド サビール</cp:lastModifiedBy>
  <cp:revision>10</cp:revision>
  <cp:lastPrinted>2025-12-23T00:46:00Z</cp:lastPrinted>
  <dcterms:created xsi:type="dcterms:W3CDTF">2025-12-23T00:54:00Z</dcterms:created>
  <dcterms:modified xsi:type="dcterms:W3CDTF">2026-02-16T03:23:00Z</dcterms:modified>
</cp:coreProperties>
</file>